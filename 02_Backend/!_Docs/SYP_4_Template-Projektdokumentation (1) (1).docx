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proofErr w:type="spellStart"/>
            <w:r w:rsidRPr="004460A6">
              <w:rPr>
                <w:rFonts w:ascii="Arial" w:hAnsi="Arial" w:cs="Arial"/>
              </w:rPr>
              <w:t>MBot</w:t>
            </w:r>
            <w:proofErr w:type="spellEnd"/>
            <w:r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17AA483F" w:rsidR="00E15178" w:rsidRPr="004460A6" w:rsidRDefault="0022009F">
            <w:pPr>
              <w:rPr>
                <w:rFonts w:ascii="Arial" w:hAnsi="Arial" w:cs="Arial"/>
                <w:color w:val="D9D9D9" w:themeColor="background1" w:themeShade="D9"/>
              </w:rPr>
            </w:pPr>
            <w:r>
              <w:rPr>
                <w:rFonts w:ascii="Arial" w:hAnsi="Arial" w:cs="Arial"/>
              </w:rPr>
              <w:t>27</w:t>
            </w:r>
            <w:r w:rsidR="00D62F58" w:rsidRPr="004460A6">
              <w:rPr>
                <w:rFonts w:ascii="Arial" w:hAnsi="Arial" w:cs="Arial"/>
              </w:rPr>
              <w:t>.0</w:t>
            </w:r>
            <w:r>
              <w:rPr>
                <w:rFonts w:ascii="Arial" w:hAnsi="Arial" w:cs="Arial"/>
              </w:rPr>
              <w:t>3</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2F09123D" w:rsidR="00E15178" w:rsidRPr="004460A6" w:rsidRDefault="0022009F">
            <w:pPr>
              <w:rPr>
                <w:rFonts w:ascii="Arial" w:hAnsi="Arial" w:cs="Arial"/>
                <w:color w:val="D9D9D9" w:themeColor="background1" w:themeShade="D9"/>
              </w:rPr>
            </w:pPr>
            <w:r>
              <w:rPr>
                <w:rFonts w:ascii="Arial" w:hAnsi="Arial" w:cs="Arial"/>
              </w:rPr>
              <w:t>3</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Pr="004460A6" w:rsidRDefault="0022009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451"/>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&lt;1&gt;</w:t>
            </w:r>
          </w:p>
        </w:tc>
        <w:tc>
          <w:tcPr>
            <w:tcW w:w="1276" w:type="dxa"/>
            <w:vAlign w:val="center"/>
          </w:tcPr>
          <w:p w14:paraId="74D5C76C" w14:textId="2CAB24F1"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w:t>
            </w:r>
            <w:r w:rsidR="0022009F">
              <w:rPr>
                <w:rFonts w:ascii="Arial" w:hAnsi="Arial" w:cs="Arial"/>
                <w:color w:val="000000" w:themeColor="text1"/>
                <w:sz w:val="20"/>
              </w:rPr>
              <w:t>06</w:t>
            </w:r>
            <w:r w:rsidRPr="004460A6">
              <w:rPr>
                <w:rFonts w:ascii="Arial" w:hAnsi="Arial" w:cs="Arial"/>
                <w:color w:val="000000" w:themeColor="text1"/>
                <w:sz w:val="20"/>
              </w:rPr>
              <w:t>.</w:t>
            </w:r>
            <w:r w:rsidR="00F65267">
              <w:rPr>
                <w:rFonts w:ascii="Arial" w:hAnsi="Arial" w:cs="Arial"/>
                <w:color w:val="000000" w:themeColor="text1"/>
                <w:sz w:val="20"/>
              </w:rPr>
              <w:t>0</w:t>
            </w:r>
            <w:r w:rsidR="0022009F">
              <w:rPr>
                <w:rFonts w:ascii="Arial" w:hAnsi="Arial" w:cs="Arial"/>
                <w:color w:val="000000" w:themeColor="text1"/>
                <w:sz w:val="20"/>
              </w:rPr>
              <w:t>2</w:t>
            </w:r>
            <w:r w:rsidRPr="004460A6">
              <w:rPr>
                <w:rFonts w:ascii="Arial" w:hAnsi="Arial" w:cs="Arial"/>
                <w:color w:val="000000" w:themeColor="text1"/>
                <w:sz w:val="20"/>
              </w:rPr>
              <w:t>.20</w:t>
            </w:r>
            <w:r w:rsidR="00F65267">
              <w:rPr>
                <w:rFonts w:ascii="Arial" w:hAnsi="Arial" w:cs="Arial"/>
                <w:color w:val="000000" w:themeColor="text1"/>
                <w:sz w:val="20"/>
              </w:rPr>
              <w:t>25</w:t>
            </w:r>
            <w:r w:rsidRPr="004460A6">
              <w:rPr>
                <w:rFonts w:ascii="Arial" w:hAnsi="Arial" w:cs="Arial"/>
                <w:color w:val="000000" w:themeColor="text1"/>
                <w:sz w:val="20"/>
              </w:rPr>
              <w:t>&gt;</w:t>
            </w:r>
          </w:p>
        </w:tc>
        <w:tc>
          <w:tcPr>
            <w:tcW w:w="992" w:type="dxa"/>
            <w:vAlign w:val="center"/>
          </w:tcPr>
          <w:p w14:paraId="013EDAA3"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&lt;1.0&gt;</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&lt;Erstellung&gt;</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BE47AEE"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&lt;2&gt;</w:t>
            </w:r>
          </w:p>
        </w:tc>
        <w:tc>
          <w:tcPr>
            <w:tcW w:w="1276" w:type="dxa"/>
            <w:vAlign w:val="center"/>
          </w:tcPr>
          <w:p w14:paraId="10C990DC" w14:textId="4AD8B3E9"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25&gt;</w:t>
            </w:r>
          </w:p>
        </w:tc>
        <w:tc>
          <w:tcPr>
            <w:tcW w:w="992" w:type="dxa"/>
            <w:vAlign w:val="center"/>
          </w:tcPr>
          <w:p w14:paraId="1FC6FC39" w14:textId="3AEF9AC1"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&lt;2.0&gt;</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31BDB5F5"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&lt;Hinzufügen&gt;</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198330D8" w:rsidR="00F65267" w:rsidRPr="004460A6" w:rsidRDefault="0022009F">
            <w:pPr>
              <w:jc w:val="center"/>
              <w:rPr>
                <w:rFonts w:ascii="Arial" w:hAnsi="Arial" w:cs="Arial"/>
                <w:color w:val="000000" w:themeColor="text1"/>
                <w:sz w:val="20"/>
              </w:rPr>
            </w:pPr>
            <w:r>
              <w:rPr>
                <w:rFonts w:ascii="Arial" w:hAnsi="Arial" w:cs="Arial"/>
                <w:color w:val="000000" w:themeColor="text1"/>
                <w:sz w:val="20"/>
              </w:rPr>
              <w:lastRenderedPageBreak/>
              <w:t>&lt;3&gt;</w:t>
            </w:r>
          </w:p>
        </w:tc>
        <w:tc>
          <w:tcPr>
            <w:tcW w:w="1276" w:type="dxa"/>
            <w:vAlign w:val="center"/>
          </w:tcPr>
          <w:p w14:paraId="0EAD20CD" w14:textId="11CF025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&lt;27.03.2025&gt;</w:t>
            </w:r>
          </w:p>
        </w:tc>
        <w:tc>
          <w:tcPr>
            <w:tcW w:w="992" w:type="dxa"/>
            <w:vAlign w:val="center"/>
          </w:tcPr>
          <w:p w14:paraId="22D00522" w14:textId="65F4B558"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&lt;3.0&gt;</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2015A406"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&lt;Komplette Überarbeitung</w:t>
            </w:r>
            <w:r w:rsidR="00547F43">
              <w:rPr>
                <w:rFonts w:ascii="Arial" w:hAnsi="Arial" w:cs="Arial"/>
                <w:color w:val="000000" w:themeColor="text1"/>
                <w:sz w:val="20"/>
              </w:rPr>
              <w:t xml:space="preserve"> + Sprint 3</w:t>
            </w:r>
            <w:r>
              <w:rPr>
                <w:rFonts w:ascii="Arial" w:hAnsi="Arial" w:cs="Arial"/>
                <w:color w:val="000000" w:themeColor="text1"/>
                <w:sz w:val="20"/>
              </w:rPr>
              <w:t>&gt;</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0F2DCE45" w14:textId="5EE30361" w:rsidR="007745A1" w:rsidRPr="007745A1" w:rsidRDefault="007745A1" w:rsidP="007745A1">
      <w:pPr>
        <w:pStyle w:val="Listenabsatz"/>
        <w:ind w:left="425"/>
        <w:rPr>
          <w:rFonts w:ascii="Times New Roman" w:eastAsia="Times New Roman" w:hAnsi="Times New Roman" w:cs="Times New Roman"/>
          <w:lang w:eastAsia="de-DE"/>
        </w:rPr>
      </w:pPr>
      <w:r w:rsidRPr="007745A1">
        <w:rPr>
          <w:noProof/>
          <w:lang w:eastAsia="de-DE"/>
        </w:rPr>
        <w:drawing>
          <wp:inline distT="0" distB="0" distL="0" distR="0" wp14:anchorId="7257037D" wp14:editId="40430DBB">
            <wp:extent cx="5727700" cy="3743325"/>
            <wp:effectExtent l="0" t="0" r="6350" b="9525"/>
            <wp:docPr id="1090455435" name="Grafik 1" descr="Ein Bild, das Diagramm, Entwurf, Tex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55435" name="Grafik 1" descr="Ein Bild, das Diagramm, Entwurf, Text, Zeichnung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743325"/>
                    </a:xfrm>
                    <a:prstGeom prst="rect">
                      <a:avLst/>
                    </a:prstGeom>
                    <a:noFill/>
                    <a:ln>
                      <a:noFill/>
                    </a:ln>
                  </pic:spPr>
                </pic:pic>
              </a:graphicData>
            </a:graphic>
          </wp:inline>
        </w:drawing>
      </w:r>
    </w:p>
    <w:p w14:paraId="4ED64957" w14:textId="77777777" w:rsidR="007745A1" w:rsidRDefault="007745A1" w:rsidP="007745A1"/>
    <w:p w14:paraId="7D72904E" w14:textId="77777777" w:rsidR="007745A1" w:rsidRDefault="007745A1" w:rsidP="007745A1"/>
    <w:p w14:paraId="2D34FCB5" w14:textId="77777777" w:rsidR="007745A1" w:rsidRPr="007745A1" w:rsidRDefault="007745A1" w:rsidP="007745A1"/>
    <w:p w14:paraId="525F795A" w14:textId="77777777" w:rsidR="00E15178" w:rsidRPr="004460A6" w:rsidRDefault="00236CAB">
      <w:pPr>
        <w:pStyle w:val="berschrift2"/>
        <w:numPr>
          <w:ilvl w:val="1"/>
          <w:numId w:val="2"/>
        </w:numPr>
      </w:pPr>
      <w:bookmarkStart w:id="4" w:name="_Toc1840059643"/>
      <w:r w:rsidRPr="004460A6">
        <w:t>Use Cases</w:t>
      </w:r>
      <w:bookmarkEnd w:id="4"/>
    </w:p>
    <w:p w14:paraId="184121BB" w14:textId="0C9A4E69" w:rsidR="00A27808" w:rsidRDefault="00236CAB" w:rsidP="00A27808">
      <w:pPr>
        <w:pStyle w:val="berschrift3"/>
        <w:numPr>
          <w:ilvl w:val="2"/>
          <w:numId w:val="2"/>
        </w:numPr>
      </w:pPr>
      <w:bookmarkStart w:id="5" w:name="_Toc1384425644"/>
      <w:r w:rsidRPr="004460A6">
        <w:t>&lt;</w:t>
      </w:r>
      <w:r w:rsidR="00101D0B" w:rsidRPr="004460A6">
        <w:t xml:space="preserve">Steuerung des </w:t>
      </w:r>
      <w:proofErr w:type="spellStart"/>
      <w:r w:rsidR="00101D0B" w:rsidRPr="004460A6">
        <w:t>Mbots</w:t>
      </w:r>
      <w:proofErr w:type="spellEnd"/>
      <w:r w:rsidRPr="004460A6">
        <w:t>&gt;</w:t>
      </w:r>
      <w:bookmarkEnd w:id="5"/>
    </w:p>
    <w:p w14:paraId="7D330102" w14:textId="6CD62EE8" w:rsidR="00A27808" w:rsidRPr="00A27808" w:rsidRDefault="00A27808" w:rsidP="00A27808">
      <w:r w:rsidRPr="00A27808">
        <w:t xml:space="preserve">Der Benutzer steuert den </w:t>
      </w:r>
      <w:proofErr w:type="spellStart"/>
      <w:r w:rsidRPr="00A27808">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5A804A77" w:rsidR="00077216" w:rsidRDefault="00236CAB" w:rsidP="00077216">
      <w:pPr>
        <w:pStyle w:val="berschrift3"/>
        <w:numPr>
          <w:ilvl w:val="2"/>
          <w:numId w:val="2"/>
        </w:numPr>
        <w:spacing w:line="240" w:lineRule="auto"/>
      </w:pPr>
      <w:bookmarkStart w:id="6" w:name="_Toc2131939576"/>
      <w:r w:rsidRPr="004460A6">
        <w:t>&lt;</w:t>
      </w:r>
      <w:r w:rsidR="00101D0B" w:rsidRPr="004460A6">
        <w:t>Fahrstrecke manuell erstellen</w:t>
      </w:r>
      <w:r w:rsidRPr="004460A6">
        <w:t>&gt;</w:t>
      </w:r>
      <w:bookmarkEnd w:id="6"/>
    </w:p>
    <w:p w14:paraId="2D90300C" w14:textId="5AA1718B" w:rsidR="008A7F98" w:rsidRDefault="008A7F98" w:rsidP="008A7F98">
      <w:r w:rsidRPr="008A7F98">
        <w:t xml:space="preserve">Der Benutzer kann über das Frontend eine Fahrstrecke manuell erstellen. Dies bedeutet, dass er eine Route ohne direkte Steuerung des </w:t>
      </w:r>
      <w:proofErr w:type="spellStart"/>
      <w:r w:rsidRPr="008A7F98">
        <w:t>mBots</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Pr="008A7F98" w:rsidRDefault="008A7F98" w:rsidP="008A7F98"/>
    <w:p w14:paraId="0418092E" w14:textId="2B376C6B" w:rsidR="00CC601F" w:rsidRDefault="00A27808" w:rsidP="00A27808">
      <w:pPr>
        <w:pStyle w:val="berschrift3"/>
        <w:numPr>
          <w:ilvl w:val="2"/>
          <w:numId w:val="2"/>
        </w:numPr>
        <w:spacing w:line="240" w:lineRule="auto"/>
      </w:pPr>
      <w:r>
        <w:t>&lt;Fahrstrecke speichern&gt;</w:t>
      </w:r>
    </w:p>
    <w:p w14:paraId="7A4D2EFC" w14:textId="77777777" w:rsidR="00A27808" w:rsidRDefault="00A27808" w:rsidP="00A27808">
      <w:r>
        <w:t xml:space="preserve">Dieser Use Case speichert die Fahrstrecke des </w:t>
      </w:r>
      <w:proofErr w:type="spellStart"/>
      <w:r>
        <w:t>mBots</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77777777" w:rsidR="00A27808" w:rsidRDefault="00A27808" w:rsidP="00A27808">
      <w:pPr>
        <w:pStyle w:val="Listenabsatz"/>
        <w:numPr>
          <w:ilvl w:val="0"/>
          <w:numId w:val="19"/>
        </w:numPr>
      </w:pPr>
      <w:r>
        <w:t xml:space="preserve">Automatisch nach der Steuerung des </w:t>
      </w:r>
      <w:proofErr w:type="spellStart"/>
      <w:r>
        <w:t>mBots</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3745B71B" w:rsidR="004460A6" w:rsidRDefault="00101D0B" w:rsidP="004460A6">
      <w:pPr>
        <w:pStyle w:val="berschrift3"/>
        <w:numPr>
          <w:ilvl w:val="2"/>
          <w:numId w:val="2"/>
        </w:numPr>
        <w:spacing w:line="240" w:lineRule="auto"/>
      </w:pPr>
      <w:bookmarkStart w:id="7" w:name="_Toc1332338971"/>
      <w:r w:rsidRPr="004460A6">
        <w:t>&lt;Fahrstrecke abrufen</w:t>
      </w:r>
      <w:r w:rsidR="00236CAB" w:rsidRPr="004460A6">
        <w:t>&gt;</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85526CF" w:rsidR="00077216" w:rsidRDefault="004460A6" w:rsidP="004460A6">
      <w:pPr>
        <w:pStyle w:val="berschrift3"/>
        <w:numPr>
          <w:ilvl w:val="2"/>
          <w:numId w:val="2"/>
        </w:numPr>
        <w:spacing w:line="240" w:lineRule="auto"/>
      </w:pPr>
      <w:r w:rsidRPr="004460A6">
        <w:t>&lt;LED &amp; Geschwindigkeit anpassen&gt;</w:t>
      </w:r>
    </w:p>
    <w:p w14:paraId="0BF99AED" w14:textId="5A4DF968" w:rsidR="000B0C4D" w:rsidRDefault="000B0C4D" w:rsidP="00D63176">
      <w:r w:rsidRPr="000B0C4D">
        <w:t xml:space="preserve">Der Benutzer hat die Möglichkeit, die LEDs des </w:t>
      </w:r>
      <w:proofErr w:type="spellStart"/>
      <w:r w:rsidRPr="000B0C4D">
        <w:t>mBots</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Pr="000B0C4D">
        <w:t>mBots</w:t>
      </w:r>
      <w:proofErr w:type="spellEnd"/>
      <w:r w:rsidRPr="000B0C4D">
        <w:t xml:space="preserve"> entweder aktiviert oder deaktiviert, abhängig von der gewählten Einstellung.  </w:t>
      </w:r>
    </w:p>
    <w:p w14:paraId="361085BF" w14:textId="294BD413" w:rsidR="00D63176" w:rsidRDefault="00D63176" w:rsidP="00D63176">
      <w:pPr>
        <w:pStyle w:val="berschrift3"/>
        <w:numPr>
          <w:ilvl w:val="2"/>
          <w:numId w:val="2"/>
        </w:numPr>
        <w:spacing w:line="240" w:lineRule="auto"/>
      </w:pPr>
      <w:r>
        <w:lastRenderedPageBreak/>
        <w:t>&lt;Statusinformationen senden&gt;</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3A44069" w:rsidR="00A91910" w:rsidRDefault="00A91910" w:rsidP="00A91910">
      <w:pPr>
        <w:pStyle w:val="berschrift3"/>
        <w:numPr>
          <w:ilvl w:val="2"/>
          <w:numId w:val="2"/>
        </w:numPr>
        <w:spacing w:line="240" w:lineRule="auto"/>
      </w:pPr>
      <w:r>
        <w:t>&lt;</w:t>
      </w:r>
      <w:r w:rsidR="00CE4726">
        <w:t>Kartografie</w:t>
      </w:r>
      <w:r>
        <w:t xml:space="preserve"> des Raumes&gt;</w:t>
      </w:r>
    </w:p>
    <w:p w14:paraId="0E8064F1" w14:textId="7B4EB337"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Mbot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27FD8BB2" w14:textId="1903E313" w:rsidR="001E12D5" w:rsidRPr="004460A6" w:rsidRDefault="00236CAB" w:rsidP="001E12D5">
      <w:pPr>
        <w:pStyle w:val="berschrift1"/>
        <w:numPr>
          <w:ilvl w:val="0"/>
          <w:numId w:val="2"/>
        </w:numPr>
        <w:spacing w:line="240" w:lineRule="auto"/>
      </w:pPr>
      <w:bookmarkStart w:id="8" w:name="_Toc542409565"/>
      <w:r w:rsidRPr="004460A6">
        <w:t>Nichtfunktionale Anforderungen</w:t>
      </w:r>
      <w:bookmarkEnd w:id="8"/>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Pr="004460A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5AA12D8F" w14:textId="77777777" w:rsidR="00E15178" w:rsidRPr="004460A6" w:rsidRDefault="00236CAB">
      <w:pPr>
        <w:pStyle w:val="berschrift1"/>
        <w:numPr>
          <w:ilvl w:val="0"/>
          <w:numId w:val="2"/>
        </w:numPr>
        <w:spacing w:line="240" w:lineRule="auto"/>
      </w:pPr>
      <w:bookmarkStart w:id="9" w:name="_Toc1181161558"/>
      <w:r w:rsidRPr="004460A6">
        <w:t>Projektplanung</w:t>
      </w:r>
      <w:bookmarkEnd w:id="9"/>
    </w:p>
    <w:p w14:paraId="4DAEF899" w14:textId="32533E6A" w:rsidR="00E15178" w:rsidRPr="004460A6" w:rsidRDefault="008A313C" w:rsidP="008A313C">
      <w:pPr>
        <w:rPr>
          <w:color w:val="D9D9D9" w:themeColor="background1" w:themeShade="D9"/>
        </w:rPr>
      </w:pPr>
      <w:r w:rsidRPr="004460A6">
        <w:t>*</w:t>
      </w:r>
      <w:r w:rsidR="00236CAB" w:rsidRPr="004460A6">
        <w:rPr>
          <w:color w:val="D9D9D9" w:themeColor="background1" w:themeShade="D9"/>
        </w:rPr>
        <w:t xml:space="preserve">In diesem Kapitel sollen grundlegende Fragen geklärt werden bevor mit der Projektdurchführung begonnen wird. Obwohl es klar ist, </w:t>
      </w:r>
      <w:r w:rsidR="00090696" w:rsidRPr="004460A6">
        <w:rPr>
          <w:color w:val="D9D9D9" w:themeColor="background1" w:themeShade="D9"/>
        </w:rPr>
        <w:t>dass</w:t>
      </w:r>
      <w:r w:rsidR="00236CAB" w:rsidRPr="004460A6">
        <w:rPr>
          <w:color w:val="D9D9D9" w:themeColor="background1" w:themeShade="D9"/>
        </w:rPr>
        <w:t xml:space="preserve"> dieses Projekt mit Hilfe von agilen </w:t>
      </w:r>
      <w:proofErr w:type="gramStart"/>
      <w:r w:rsidR="00236CAB" w:rsidRPr="004460A6">
        <w:rPr>
          <w:color w:val="D9D9D9" w:themeColor="background1" w:themeShade="D9"/>
        </w:rPr>
        <w:t>PM Methoden</w:t>
      </w:r>
      <w:proofErr w:type="gramEnd"/>
      <w:r w:rsidR="00236CAB" w:rsidRPr="004460A6">
        <w:rPr>
          <w:color w:val="D9D9D9" w:themeColor="background1" w:themeShade="D9"/>
        </w:rPr>
        <w:t xml:space="preserve"> durchgeführt wird, sollen vorab grundsätzliche Entscheidungen geklärt werden wie z.B. verwendete Programmiersprache, Variantenbildung, Betriebssystem, ...</w:t>
      </w:r>
    </w:p>
    <w:p w14:paraId="780BEDDA" w14:textId="5695A3A3" w:rsidR="00E15178" w:rsidRPr="004460A6" w:rsidRDefault="00236CAB">
      <w:pPr>
        <w:rPr>
          <w:color w:val="D9D9D9" w:themeColor="background1" w:themeShade="D9"/>
        </w:rPr>
      </w:pPr>
      <w:r w:rsidRPr="004460A6">
        <w:rPr>
          <w:color w:val="D9D9D9" w:themeColor="background1" w:themeShade="D9"/>
        </w:rPr>
        <w:t>Manche dieser Punkte können auch auf Grund der gegebenen Anforderungen als „gesetzt“ hingenommen werden.</w:t>
      </w:r>
    </w:p>
    <w:p w14:paraId="110FFD37" w14:textId="1D76CA4E" w:rsidR="00E15178" w:rsidRPr="004460A6" w:rsidRDefault="00E15178"/>
    <w:p w14:paraId="28C138D8" w14:textId="66AF5778" w:rsidR="00F7537D" w:rsidRPr="004460A6" w:rsidRDefault="00F7537D">
      <w:r w:rsidRPr="004460A6">
        <w:t>(…)</w:t>
      </w:r>
    </w:p>
    <w:p w14:paraId="7103E047" w14:textId="77777777" w:rsidR="00E15178" w:rsidRPr="004460A6" w:rsidRDefault="00236CAB">
      <w:pPr>
        <w:pStyle w:val="berschrift2"/>
        <w:numPr>
          <w:ilvl w:val="1"/>
          <w:numId w:val="2"/>
        </w:numPr>
        <w:spacing w:line="240" w:lineRule="auto"/>
      </w:pPr>
      <w:bookmarkStart w:id="10" w:name="_Toc191553135"/>
      <w:r w:rsidRPr="004460A6">
        <w:lastRenderedPageBreak/>
        <w:t>Variantenbildung</w:t>
      </w:r>
      <w:bookmarkEnd w:id="10"/>
    </w:p>
    <w:p w14:paraId="4B995F4C" w14:textId="692E668A" w:rsidR="00E15178" w:rsidRPr="004460A6" w:rsidRDefault="00B0653E">
      <w:pPr>
        <w:rPr>
          <w:color w:val="D9D9D9" w:themeColor="background1" w:themeShade="D9"/>
        </w:rPr>
      </w:pPr>
      <w:r w:rsidRPr="004460A6">
        <w:t>*</w:t>
      </w:r>
      <w:r w:rsidR="00236CAB" w:rsidRPr="004460A6">
        <w:rPr>
          <w:color w:val="D9D9D9" w:themeColor="background1" w:themeShade="D9"/>
        </w:rPr>
        <w:t xml:space="preserve">Auf Basis der Projektanforderungen, welche Varianten für die Umsetzung </w:t>
      </w:r>
      <w:r w:rsidR="00090696" w:rsidRPr="004460A6">
        <w:rPr>
          <w:color w:val="D9D9D9" w:themeColor="background1" w:themeShade="D9"/>
        </w:rPr>
        <w:t>wurden,</w:t>
      </w:r>
      <w:r w:rsidR="00236CAB" w:rsidRPr="004460A6">
        <w:rPr>
          <w:color w:val="D9D9D9" w:themeColor="background1" w:themeShade="D9"/>
        </w:rPr>
        <w:t xml:space="preserve"> ausgearbeitet und welche wurde schließlich gewählt und warum. Welche Varianten wurden verworfen und aus welchem Grund.</w:t>
      </w:r>
    </w:p>
    <w:p w14:paraId="2B236EA7" w14:textId="77777777" w:rsidR="005E5A8B" w:rsidRPr="004460A6" w:rsidRDefault="005E5A8B">
      <w:pPr>
        <w:rPr>
          <w:color w:val="D9D9D9" w:themeColor="background1" w:themeShade="D9"/>
        </w:rPr>
      </w:pPr>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1" w:name="_Toc729802831"/>
      <w:r w:rsidRPr="004460A6">
        <w:t>Machbarkeitsstudie</w:t>
      </w:r>
      <w:bookmarkEnd w:id="11"/>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22E1BC7C" w:rsidR="00B91C7C" w:rsidRPr="004460A6" w:rsidRDefault="0001325F" w:rsidP="0035148E">
      <w:pPr>
        <w:pStyle w:val="Listenabsatz"/>
        <w:numPr>
          <w:ilvl w:val="0"/>
          <w:numId w:val="7"/>
        </w:numPr>
      </w:pPr>
      <w:r w:rsidRPr="004460A6">
        <w:rPr>
          <w:b/>
          <w:bCs/>
        </w:rPr>
        <w:t>Nein</w:t>
      </w:r>
      <w:r w:rsidRPr="004460A6">
        <w:t xml:space="preserve">, es gab keine </w:t>
      </w:r>
      <w:r w:rsidR="00A7302A" w:rsidRPr="004460A6">
        <w:t>Punkte,</w:t>
      </w:r>
      <w:r w:rsidRPr="004460A6">
        <w:t xml:space="preserve"> die getestet wurden</w:t>
      </w:r>
    </w:p>
    <w:p w14:paraId="5F6CCB96" w14:textId="77777777" w:rsidR="0001325F" w:rsidRPr="004460A6" w:rsidRDefault="0001325F" w:rsidP="0001325F">
      <w:pPr>
        <w:pStyle w:val="Listenabsatz"/>
      </w:pPr>
    </w:p>
    <w:p w14:paraId="31956B5F" w14:textId="77777777" w:rsidR="00E15178" w:rsidRPr="004460A6" w:rsidRDefault="00236CAB">
      <w:pPr>
        <w:pStyle w:val="berschrift2"/>
        <w:numPr>
          <w:ilvl w:val="1"/>
          <w:numId w:val="2"/>
        </w:numPr>
        <w:spacing w:line="240" w:lineRule="auto"/>
      </w:pPr>
      <w:bookmarkStart w:id="12" w:name="_Toc2024584587"/>
      <w:r w:rsidRPr="004460A6">
        <w:t>Allgemeine Planungsinformationen</w:t>
      </w:r>
      <w:bookmarkEnd w:id="12"/>
    </w:p>
    <w:p w14:paraId="7EFA032D" w14:textId="4C9816B3" w:rsidR="00E15178" w:rsidRPr="004460A6" w:rsidRDefault="00A52ED5">
      <w:pPr>
        <w:rPr>
          <w:color w:val="D9D9D9" w:themeColor="background1" w:themeShade="D9"/>
        </w:rPr>
      </w:pPr>
      <w:r w:rsidRPr="004460A6">
        <w:t>*</w:t>
      </w:r>
      <w:r w:rsidR="00236CAB" w:rsidRPr="004460A6">
        <w:rPr>
          <w:color w:val="D9D9D9" w:themeColor="background1" w:themeShade="D9"/>
        </w:rPr>
        <w:t xml:space="preserve">Andere </w:t>
      </w:r>
      <w:r w:rsidR="00EA3B72" w:rsidRPr="004460A6">
        <w:rPr>
          <w:color w:val="D9D9D9" w:themeColor="background1" w:themeShade="D9"/>
        </w:rPr>
        <w:t>Planungsinformationen,</w:t>
      </w:r>
      <w:r w:rsidR="00236CAB" w:rsidRPr="004460A6">
        <w:rPr>
          <w:color w:val="D9D9D9" w:themeColor="background1" w:themeShade="D9"/>
        </w:rPr>
        <w:t xml:space="preserve"> welche nicht durch andere Kapitel </w:t>
      </w:r>
      <w:r w:rsidR="00D833AE" w:rsidRPr="004460A6">
        <w:rPr>
          <w:color w:val="D9D9D9" w:themeColor="background1" w:themeShade="D9"/>
        </w:rPr>
        <w:t>abgedeckt sind,</w:t>
      </w:r>
      <w:r w:rsidR="00236CAB" w:rsidRPr="004460A6">
        <w:rPr>
          <w:color w:val="D9D9D9" w:themeColor="background1" w:themeShade="D9"/>
        </w:rPr>
        <w:t xml:space="preserve"> werden hier eingetragen.</w:t>
      </w:r>
    </w:p>
    <w:p w14:paraId="798DCF0B" w14:textId="77777777" w:rsidR="00A7302A" w:rsidRPr="004460A6" w:rsidRDefault="00A7302A">
      <w:pPr>
        <w:rPr>
          <w:color w:val="D9D9D9" w:themeColor="background1" w:themeShade="D9"/>
        </w:rPr>
      </w:pPr>
    </w:p>
    <w:p w14:paraId="0BDD4183" w14:textId="65942222" w:rsidR="00A52ED5" w:rsidRPr="004460A6" w:rsidRDefault="00A7302A" w:rsidP="00A7302A">
      <w:pPr>
        <w:pStyle w:val="Listenabsatz"/>
        <w:numPr>
          <w:ilvl w:val="0"/>
          <w:numId w:val="7"/>
        </w:numPr>
        <w:rPr>
          <w:b/>
          <w:bCs/>
        </w:rPr>
      </w:pPr>
      <w:r w:rsidRPr="004460A6">
        <w:rPr>
          <w:b/>
          <w:bCs/>
        </w:rPr>
        <w:t>Allgemeine Planungsinformationen:</w:t>
      </w:r>
    </w:p>
    <w:p w14:paraId="38069425" w14:textId="2914501F" w:rsidR="00A52ED5" w:rsidRPr="004460A6" w:rsidRDefault="00B13A24" w:rsidP="00A7302A">
      <w:pPr>
        <w:pStyle w:val="Listenabsatz"/>
        <w:numPr>
          <w:ilvl w:val="1"/>
          <w:numId w:val="7"/>
        </w:numPr>
      </w:pPr>
      <w:r w:rsidRPr="004460A6">
        <w:t>Die Entwicklung erfolgt in SCRUM mit einem Sprint 0, in dem das Grundkonzept, die Architektur und erste Tests durchgeführt wurden</w:t>
      </w:r>
    </w:p>
    <w:p w14:paraId="0B0F364E" w14:textId="5C06D8FF" w:rsidR="00B13A24" w:rsidRPr="004460A6" w:rsidRDefault="00B13A24" w:rsidP="00A7302A">
      <w:pPr>
        <w:pStyle w:val="Listenabsatz"/>
        <w:numPr>
          <w:ilvl w:val="1"/>
          <w:numId w:val="7"/>
        </w:numPr>
      </w:pPr>
      <w:r w:rsidRPr="004460A6">
        <w:t>Der Code und die Dokumentation werden in einem GitHub-Repository verwaltet</w:t>
      </w:r>
    </w:p>
    <w:p w14:paraId="4E97B050" w14:textId="64A5D6CA" w:rsidR="00B13A24" w:rsidRPr="004460A6" w:rsidRDefault="0000169B" w:rsidP="00A7302A">
      <w:pPr>
        <w:pStyle w:val="Listenabsatz"/>
        <w:numPr>
          <w:ilvl w:val="1"/>
          <w:numId w:val="7"/>
        </w:numPr>
      </w:pPr>
      <w:r w:rsidRPr="004460A6">
        <w:t xml:space="preserve">Die API-Spezifikation zwischen Frontend und </w:t>
      </w:r>
      <w:proofErr w:type="gramStart"/>
      <w:r w:rsidRPr="004460A6">
        <w:t>Backend</w:t>
      </w:r>
      <w:proofErr w:type="gramEnd"/>
      <w:r w:rsidRPr="004460A6">
        <w:t xml:space="preserve"> wurde bereits im 1.</w:t>
      </w:r>
      <w:r w:rsidR="00F7537D" w:rsidRPr="004460A6">
        <w:t xml:space="preserve"> </w:t>
      </w:r>
      <w:r w:rsidRPr="004460A6">
        <w:t>Sprint festgelegt, um parallele Entwicklung</w:t>
      </w:r>
      <w:r w:rsidR="00F7537D" w:rsidRPr="004460A6">
        <w:t xml:space="preserve"> und </w:t>
      </w:r>
      <w:r w:rsidR="00921E90" w:rsidRPr="004460A6">
        <w:t>t</w:t>
      </w:r>
      <w:r w:rsidR="00F7537D" w:rsidRPr="004460A6">
        <w:t>esten</w:t>
      </w:r>
      <w:r w:rsidRPr="004460A6">
        <w:t xml:space="preserve"> zu ermöglichen</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3" w:name="_Toc502666407"/>
      <w:r w:rsidRPr="004460A6">
        <w:t>Projektumfeldanalyse</w:t>
      </w:r>
      <w:bookmarkEnd w:id="13"/>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lastRenderedPageBreak/>
        <w:t>Vergleichbare Produkte:</w:t>
      </w:r>
    </w:p>
    <w:p w14:paraId="54B0CD56" w14:textId="4FA8493A" w:rsidR="00EB53DF" w:rsidRPr="004460A6" w:rsidRDefault="00EB53DF" w:rsidP="00EB53DF">
      <w:pPr>
        <w:pStyle w:val="Listenabsatz"/>
        <w:numPr>
          <w:ilvl w:val="0"/>
          <w:numId w:val="9"/>
        </w:numPr>
      </w:pPr>
      <w:r w:rsidRPr="004460A6">
        <w:t xml:space="preserve">Es gibt verschiedene mBot2-Steuerungs-Apps von </w:t>
      </w:r>
      <w:proofErr w:type="spellStart"/>
      <w:r w:rsidRPr="004460A6">
        <w:t>mBlock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Pr="004460A6" w:rsidRDefault="00E15178">
      <w:pPr>
        <w:rPr>
          <w:color w:val="BFBFBF" w:themeColor="background1" w:themeShade="BF"/>
        </w:rPr>
      </w:pPr>
    </w:p>
    <w:p w14:paraId="4C934783" w14:textId="77777777" w:rsidR="00E15178" w:rsidRPr="004460A6" w:rsidRDefault="00236CAB">
      <w:pPr>
        <w:pStyle w:val="berschrift1"/>
        <w:numPr>
          <w:ilvl w:val="0"/>
          <w:numId w:val="2"/>
        </w:numPr>
        <w:spacing w:line="240" w:lineRule="auto"/>
      </w:pPr>
      <w:bookmarkStart w:id="14" w:name="_Toc2079537197"/>
      <w:r w:rsidRPr="004460A6">
        <w:t>Softwarearchitektur</w:t>
      </w:r>
      <w:bookmarkEnd w:id="14"/>
    </w:p>
    <w:p w14:paraId="3F824152" w14:textId="1B4787F6" w:rsidR="00E15178" w:rsidRPr="004460A6" w:rsidRDefault="00E14BC9">
      <w:pPr>
        <w:rPr>
          <w:color w:val="D9D9D9" w:themeColor="background1" w:themeShade="D9"/>
        </w:rPr>
      </w:pPr>
      <w:r w:rsidRPr="004460A6">
        <w:t>*</w:t>
      </w:r>
      <w:r w:rsidR="00236CAB" w:rsidRPr="004460A6">
        <w:rPr>
          <w:color w:val="D9D9D9" w:themeColor="background1" w:themeShade="D9"/>
        </w:rPr>
        <w:t>In diesem Kapitel soll der Aufbau der Software/Hardware beschrieben werden.</w:t>
      </w:r>
    </w:p>
    <w:p w14:paraId="3FB73C8A" w14:textId="77777777" w:rsidR="00E15178" w:rsidRPr="004460A6" w:rsidRDefault="00236CAB">
      <w:pPr>
        <w:rPr>
          <w:color w:val="D9D9D9" w:themeColor="background1" w:themeShade="D9"/>
        </w:rPr>
      </w:pPr>
      <w:r w:rsidRPr="004460A6">
        <w:rPr>
          <w:color w:val="D9D9D9" w:themeColor="background1" w:themeShade="D9"/>
        </w:rPr>
        <w:t>aus welchen Komponenten besteht das SW-Produkt.</w:t>
      </w:r>
    </w:p>
    <w:p w14:paraId="17F2C3DA" w14:textId="77777777" w:rsidR="00E15178" w:rsidRPr="004460A6" w:rsidRDefault="00236CAB">
      <w:pPr>
        <w:rPr>
          <w:color w:val="D9D9D9" w:themeColor="background1" w:themeShade="D9"/>
        </w:rPr>
      </w:pPr>
      <w:r w:rsidRPr="004460A6">
        <w:rPr>
          <w:color w:val="D9D9D9" w:themeColor="background1" w:themeShade="D9"/>
        </w:rPr>
        <w:t>Wie interagieren die einzelnen Komponenten miteinander.</w:t>
      </w:r>
    </w:p>
    <w:p w14:paraId="3AFE84BF" w14:textId="77777777" w:rsidR="00E15178" w:rsidRPr="004460A6" w:rsidRDefault="00236CAB">
      <w:pPr>
        <w:rPr>
          <w:color w:val="D9D9D9" w:themeColor="background1" w:themeShade="D9"/>
        </w:rPr>
      </w:pPr>
      <w:r w:rsidRPr="004460A6">
        <w:rPr>
          <w:color w:val="D9D9D9" w:themeColor="background1" w:themeShade="D9"/>
        </w:rPr>
        <w:t>Auf welcher Hardware läuft das System bzw. handelt es sich vielleicht sogar um ein verteiltes System. Wie kommunizieren diese Komponenten miteinander.</w:t>
      </w:r>
    </w:p>
    <w:p w14:paraId="07459315" w14:textId="77777777" w:rsidR="00E15178" w:rsidRPr="004460A6" w:rsidRDefault="00E15178"/>
    <w:p w14:paraId="264C57F3" w14:textId="0ECD3EB2" w:rsidR="00150268" w:rsidRPr="004460A6" w:rsidRDefault="00150268">
      <w:r w:rsidRPr="004460A6">
        <w:t>Dieses Kapitel beschreibt die Software- und Hardware-Architektur des Projekts.</w:t>
      </w:r>
      <w:r w:rsidR="0009393E" w:rsidRPr="004460A6">
        <w:t xml:space="preserve"> Es werden die einzelnen Komponenten erläutert, deren Interaktionen beschrieben und die technische Umsetzung visualisiert.</w:t>
      </w:r>
    </w:p>
    <w:p w14:paraId="2B919FEB" w14:textId="77777777" w:rsidR="00E15178" w:rsidRPr="004460A6" w:rsidRDefault="00236CAB">
      <w:pPr>
        <w:pStyle w:val="berschrift2"/>
        <w:numPr>
          <w:ilvl w:val="1"/>
          <w:numId w:val="2"/>
        </w:numPr>
        <w:spacing w:line="240" w:lineRule="auto"/>
      </w:pPr>
      <w:bookmarkStart w:id="15" w:name="_Toc659892040"/>
      <w:r w:rsidRPr="004460A6">
        <w:t>Aktivitätsdiagramme</w:t>
      </w:r>
      <w:bookmarkEnd w:id="15"/>
    </w:p>
    <w:p w14:paraId="23D43267" w14:textId="77777777" w:rsidR="00E15178" w:rsidRPr="004460A6" w:rsidRDefault="00236CAB">
      <w:pPr>
        <w:pStyle w:val="berschrift3"/>
        <w:numPr>
          <w:ilvl w:val="2"/>
          <w:numId w:val="2"/>
        </w:numPr>
        <w:spacing w:line="240" w:lineRule="auto"/>
      </w:pPr>
      <w:bookmarkStart w:id="16" w:name="_Toc1701078734"/>
      <w:r w:rsidRPr="004460A6">
        <w:t>Aktivitätsdiagramm 1 Name</w:t>
      </w:r>
      <w:bookmarkEnd w:id="16"/>
    </w:p>
    <w:p w14:paraId="27A6F4CB" w14:textId="77777777" w:rsidR="00E15178" w:rsidRPr="004460A6" w:rsidRDefault="00236CAB">
      <w:pPr>
        <w:rPr>
          <w:color w:val="D9D9D9" w:themeColor="background1" w:themeShade="D9"/>
        </w:rPr>
      </w:pPr>
      <w:r w:rsidRPr="004460A6">
        <w:rPr>
          <w:color w:val="D9D9D9" w:themeColor="background1" w:themeShade="D9"/>
        </w:rPr>
        <w:t>Beschreibung der entsprechenden Aktivität und einfügen des Aktivitätsdiagramm</w:t>
      </w:r>
    </w:p>
    <w:p w14:paraId="4AF6A444" w14:textId="77777777" w:rsidR="00E15178" w:rsidRPr="004460A6" w:rsidRDefault="00236CAB">
      <w:pPr>
        <w:pStyle w:val="berschrift3"/>
        <w:numPr>
          <w:ilvl w:val="2"/>
          <w:numId w:val="2"/>
        </w:numPr>
        <w:spacing w:line="240" w:lineRule="auto"/>
      </w:pPr>
      <w:bookmarkStart w:id="17" w:name="_Toc1952219604"/>
      <w:r w:rsidRPr="004460A6">
        <w:t>Aktivitätsdiagramm n Name</w:t>
      </w:r>
      <w:bookmarkEnd w:id="17"/>
    </w:p>
    <w:p w14:paraId="2D35C808" w14:textId="77777777" w:rsidR="00E15178" w:rsidRPr="004460A6" w:rsidRDefault="00236CAB">
      <w:r w:rsidRPr="004460A6">
        <w:rPr>
          <w:color w:val="D9D9D9" w:themeColor="background1" w:themeShade="D9"/>
        </w:rPr>
        <w:t>Beschreibung der entsprechenden Aktivität und einfügen des Aktivitätsdiagramm</w:t>
      </w:r>
    </w:p>
    <w:p w14:paraId="3313CF8D" w14:textId="77777777" w:rsidR="00E15178" w:rsidRPr="004460A6" w:rsidRDefault="00236CAB">
      <w:pPr>
        <w:pStyle w:val="berschrift2"/>
        <w:numPr>
          <w:ilvl w:val="1"/>
          <w:numId w:val="2"/>
        </w:numPr>
        <w:spacing w:line="240" w:lineRule="auto"/>
      </w:pPr>
      <w:bookmarkStart w:id="18" w:name="_Toc452400050"/>
      <w:r w:rsidRPr="004460A6">
        <w:t>Sequenzdiagramme</w:t>
      </w:r>
      <w:bookmarkEnd w:id="18"/>
    </w:p>
    <w:p w14:paraId="03DE7818" w14:textId="77777777" w:rsidR="00E15178" w:rsidRPr="004460A6" w:rsidRDefault="00236CAB">
      <w:pPr>
        <w:pStyle w:val="berschrift3"/>
        <w:numPr>
          <w:ilvl w:val="2"/>
          <w:numId w:val="2"/>
        </w:numPr>
        <w:spacing w:line="240" w:lineRule="auto"/>
      </w:pPr>
      <w:bookmarkStart w:id="19" w:name="_Toc539048854"/>
      <w:r w:rsidRPr="004460A6">
        <w:t>Sequenzdiagramm 1 Name</w:t>
      </w:r>
      <w:bookmarkEnd w:id="19"/>
    </w:p>
    <w:p w14:paraId="6AD34DF4"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73F4570B" w14:textId="77777777" w:rsidR="00E15178" w:rsidRPr="004460A6" w:rsidRDefault="00236CAB">
      <w:pPr>
        <w:pStyle w:val="berschrift3"/>
        <w:numPr>
          <w:ilvl w:val="2"/>
          <w:numId w:val="2"/>
        </w:numPr>
        <w:spacing w:line="240" w:lineRule="auto"/>
      </w:pPr>
      <w:bookmarkStart w:id="20" w:name="_Toc1656117885"/>
      <w:r w:rsidRPr="004460A6">
        <w:lastRenderedPageBreak/>
        <w:t>Sequenzdiagramm n Name</w:t>
      </w:r>
      <w:bookmarkEnd w:id="20"/>
    </w:p>
    <w:p w14:paraId="4C3F3716"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6537F28F" w14:textId="77777777" w:rsidR="00E15178" w:rsidRPr="004460A6" w:rsidRDefault="00E15178"/>
    <w:p w14:paraId="1627E591" w14:textId="77777777" w:rsidR="00E15178" w:rsidRPr="004460A6" w:rsidRDefault="00236CAB">
      <w:pPr>
        <w:pStyle w:val="berschrift2"/>
        <w:numPr>
          <w:ilvl w:val="1"/>
          <w:numId w:val="2"/>
        </w:numPr>
        <w:spacing w:line="240" w:lineRule="auto"/>
      </w:pPr>
      <w:bookmarkStart w:id="21" w:name="_Toc1549670347"/>
      <w:r w:rsidRPr="004460A6">
        <w:t>Komponentendiagramme</w:t>
      </w:r>
      <w:bookmarkEnd w:id="21"/>
    </w:p>
    <w:p w14:paraId="2A94BA98" w14:textId="77777777" w:rsidR="00E15178" w:rsidRPr="004460A6" w:rsidRDefault="00236CAB">
      <w:pPr>
        <w:rPr>
          <w:color w:val="D9D9D9" w:themeColor="background1" w:themeShade="D9"/>
        </w:rPr>
      </w:pPr>
      <w:r w:rsidRPr="004460A6">
        <w:rPr>
          <w:color w:val="D9D9D9" w:themeColor="background1" w:themeShade="D9"/>
        </w:rPr>
        <w:t>Aus welchen Komponenten besteht die Software und welche Schnittstellen bieten diese an.</w:t>
      </w:r>
    </w:p>
    <w:p w14:paraId="5C44253D" w14:textId="77777777" w:rsidR="00E15178" w:rsidRPr="004460A6" w:rsidRDefault="00236CAB">
      <w:pPr>
        <w:pStyle w:val="berschrift2"/>
        <w:numPr>
          <w:ilvl w:val="1"/>
          <w:numId w:val="2"/>
        </w:numPr>
        <w:spacing w:line="240" w:lineRule="auto"/>
      </w:pPr>
      <w:bookmarkStart w:id="22" w:name="_Toc1782933099"/>
      <w:r w:rsidRPr="004460A6">
        <w:t>Verteilungsdiagramme</w:t>
      </w:r>
      <w:bookmarkEnd w:id="22"/>
    </w:p>
    <w:p w14:paraId="4BBC632A" w14:textId="77777777" w:rsidR="00E15178" w:rsidRPr="004460A6" w:rsidRDefault="00236CAB">
      <w:pPr>
        <w:rPr>
          <w:color w:val="D9D9D9" w:themeColor="background1" w:themeShade="D9"/>
        </w:rPr>
      </w:pPr>
      <w:r w:rsidRPr="004460A6">
        <w:rPr>
          <w:color w:val="D9D9D9" w:themeColor="background1" w:themeShade="D9"/>
        </w:rPr>
        <w:t>Zeigt an wie die einzelnen Teile der Software auf die Hardwarekomponenten verteilt sind und wie die Hardwarekomponenten miteinander verbunden sind.</w:t>
      </w:r>
    </w:p>
    <w:p w14:paraId="37F20F03" w14:textId="77777777" w:rsidR="00E15178" w:rsidRPr="004460A6" w:rsidRDefault="00236CAB">
      <w:pPr>
        <w:rPr>
          <w:color w:val="D9D9D9" w:themeColor="background1" w:themeShade="D9"/>
        </w:rPr>
      </w:pPr>
      <w:r w:rsidRPr="004460A6">
        <w:rPr>
          <w:color w:val="D9D9D9" w:themeColor="background1" w:themeShade="D9"/>
        </w:rPr>
        <w:t>Auf welchem Rechner läuft welcher Software. Wie sind diese über ein Netzwerk miteinander verbunden.</w:t>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3" w:name="_Toc863584749"/>
      <w:r w:rsidRPr="004460A6">
        <w:t>Softwarekomponenten / Programme</w:t>
      </w:r>
      <w:bookmarkEnd w:id="23"/>
    </w:p>
    <w:p w14:paraId="65429862" w14:textId="4919A0CE" w:rsidR="00E15178" w:rsidRPr="004460A6" w:rsidRDefault="00D930BE">
      <w:pPr>
        <w:pStyle w:val="berschrift3"/>
        <w:numPr>
          <w:ilvl w:val="2"/>
          <w:numId w:val="2"/>
        </w:numPr>
        <w:spacing w:line="240" w:lineRule="auto"/>
      </w:pPr>
      <w:r w:rsidRPr="004460A6">
        <w:t>SW-Programme</w:t>
      </w:r>
    </w:p>
    <w:p w14:paraId="7520EC4F" w14:textId="03FB069F" w:rsidR="00E15178" w:rsidRPr="004460A6" w:rsidRDefault="00D930BE">
      <w:pPr>
        <w:rPr>
          <w:color w:val="D9D9D9" w:themeColor="background1" w:themeShade="D9"/>
        </w:rPr>
      </w:pPr>
      <w:r w:rsidRPr="004460A6">
        <w:t>*</w:t>
      </w:r>
      <w:r w:rsidR="00236CAB" w:rsidRPr="004460A6">
        <w:rPr>
          <w:color w:val="D9D9D9" w:themeColor="background1" w:themeShade="D9"/>
        </w:rPr>
        <w:t xml:space="preserve">Auflistung aller verwendeten </w:t>
      </w:r>
      <w:r w:rsidRPr="004460A6">
        <w:rPr>
          <w:color w:val="D9D9D9" w:themeColor="background1" w:themeShade="D9"/>
        </w:rPr>
        <w:t>SW-Programme</w:t>
      </w:r>
      <w:r w:rsidR="00236CAB" w:rsidRPr="004460A6">
        <w:rPr>
          <w:color w:val="D9D9D9" w:themeColor="background1" w:themeShade="D9"/>
        </w:rPr>
        <w:t xml:space="preserve"> die bei der Umsetzung des Projektes verwendet worden sind. inkl. Angabe der Versionsnummer</w:t>
      </w:r>
    </w:p>
    <w:p w14:paraId="79DC53F9" w14:textId="77777777" w:rsidR="00E15178" w:rsidRPr="004460A6" w:rsidRDefault="00236CAB">
      <w:pPr>
        <w:rPr>
          <w:color w:val="D9D9D9" w:themeColor="background1" w:themeShade="D9"/>
        </w:rPr>
      </w:pPr>
      <w:r w:rsidRPr="004460A6">
        <w:rPr>
          <w:color w:val="D9D9D9" w:themeColor="background1" w:themeShade="D9"/>
        </w:rPr>
        <w:t>z.B.: Visual Studio 2022,...</w:t>
      </w:r>
    </w:p>
    <w:p w14:paraId="2B496F25" w14:textId="77777777" w:rsidR="00D930BE" w:rsidRPr="004460A6" w:rsidRDefault="00D930BE">
      <w:pPr>
        <w:rPr>
          <w:color w:val="D9D9D9" w:themeColor="background1" w:themeShade="D9"/>
        </w:rPr>
      </w:pP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460A6" w:rsidRDefault="003717A0">
            <w:r w:rsidRPr="004460A6">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r w:rsidR="003717A0" w:rsidRPr="004460A6" w14:paraId="2C024CA0" w14:textId="77777777" w:rsidTr="0094053C">
        <w:tc>
          <w:tcPr>
            <w:tcW w:w="2405" w:type="dxa"/>
          </w:tcPr>
          <w:p w14:paraId="79CB908D" w14:textId="6C62C91D" w:rsidR="007A12A2" w:rsidRPr="004460A6" w:rsidRDefault="00EF636A">
            <w:r w:rsidRPr="004460A6">
              <w:t>Python</w:t>
            </w:r>
            <w:r w:rsidR="00716C18" w:rsidRPr="004460A6">
              <w:t xml:space="preserve"> / </w:t>
            </w:r>
            <w:r w:rsidR="00D80022" w:rsidRPr="004460A6">
              <w:t>Micro Python</w:t>
            </w:r>
          </w:p>
        </w:tc>
        <w:tc>
          <w:tcPr>
            <w:tcW w:w="1559" w:type="dxa"/>
          </w:tcPr>
          <w:p w14:paraId="117558A0" w14:textId="389BFFF4" w:rsidR="007A12A2" w:rsidRPr="004460A6" w:rsidRDefault="00EF636A">
            <w:r w:rsidRPr="004460A6">
              <w:t>3.0</w:t>
            </w:r>
            <w:r w:rsidR="00716C18" w:rsidRPr="004460A6">
              <w:t xml:space="preserve"> / </w:t>
            </w:r>
            <w:r w:rsidR="0094053C" w:rsidRPr="004460A6">
              <w:t>akt. Ver.</w:t>
            </w:r>
          </w:p>
        </w:tc>
        <w:tc>
          <w:tcPr>
            <w:tcW w:w="4253" w:type="dxa"/>
          </w:tcPr>
          <w:p w14:paraId="5DD5BF13" w14:textId="18A71207" w:rsidR="007A12A2" w:rsidRPr="004460A6" w:rsidRDefault="00916209">
            <w:r w:rsidRPr="004460A6">
              <w:t>Hauptprogrammiersprache für das Backend</w:t>
            </w:r>
          </w:p>
        </w:tc>
      </w:tr>
      <w:tr w:rsidR="003717A0" w:rsidRPr="004460A6" w14:paraId="132E42DF" w14:textId="77777777" w:rsidTr="0094053C">
        <w:tc>
          <w:tcPr>
            <w:tcW w:w="2405" w:type="dxa"/>
          </w:tcPr>
          <w:p w14:paraId="6F4260C0" w14:textId="5D79D199" w:rsidR="007A12A2" w:rsidRPr="004460A6" w:rsidRDefault="00064A74">
            <w:r w:rsidRPr="004460A6">
              <w:t>Flask</w:t>
            </w:r>
          </w:p>
        </w:tc>
        <w:tc>
          <w:tcPr>
            <w:tcW w:w="1559" w:type="dxa"/>
          </w:tcPr>
          <w:p w14:paraId="6086A2A7" w14:textId="5C28CF91" w:rsidR="007A12A2" w:rsidRPr="004460A6" w:rsidRDefault="00BC0D88">
            <w:r w:rsidRPr="004460A6">
              <w:t>2.0</w:t>
            </w:r>
          </w:p>
        </w:tc>
        <w:tc>
          <w:tcPr>
            <w:tcW w:w="4253" w:type="dxa"/>
          </w:tcPr>
          <w:p w14:paraId="281AD914" w14:textId="0422A107" w:rsidR="007A12A2" w:rsidRPr="004460A6" w:rsidRDefault="00BC0D88">
            <w:r w:rsidRPr="004460A6">
              <w:t>API-Framework für das Backend</w:t>
            </w:r>
          </w:p>
        </w:tc>
      </w:tr>
      <w:tr w:rsidR="003717A0" w:rsidRPr="004460A6" w14:paraId="25EAD845" w14:textId="77777777" w:rsidTr="0094053C">
        <w:tc>
          <w:tcPr>
            <w:tcW w:w="2405" w:type="dxa"/>
          </w:tcPr>
          <w:p w14:paraId="70C81F61" w14:textId="6BB5F10D" w:rsidR="007A12A2" w:rsidRPr="004460A6" w:rsidRDefault="00BC0D88">
            <w:r w:rsidRPr="004460A6">
              <w:t>MongoDB</w:t>
            </w:r>
          </w:p>
        </w:tc>
        <w:tc>
          <w:tcPr>
            <w:tcW w:w="1559" w:type="dxa"/>
          </w:tcPr>
          <w:p w14:paraId="4868B92F" w14:textId="099290A2" w:rsidR="007A12A2" w:rsidRPr="004460A6" w:rsidRDefault="00E30E94">
            <w:r w:rsidRPr="004460A6">
              <w:t>8.0</w:t>
            </w:r>
          </w:p>
        </w:tc>
        <w:tc>
          <w:tcPr>
            <w:tcW w:w="4253" w:type="dxa"/>
          </w:tcPr>
          <w:p w14:paraId="74951E1B" w14:textId="3A98249C" w:rsidR="007A12A2" w:rsidRPr="004460A6" w:rsidRDefault="00BC0D88">
            <w:r w:rsidRPr="004460A6">
              <w:t>Speichern von Daten</w:t>
            </w:r>
          </w:p>
        </w:tc>
      </w:tr>
      <w:tr w:rsidR="003717A0" w:rsidRPr="004460A6" w14:paraId="47DD8637" w14:textId="77777777" w:rsidTr="0094053C">
        <w:tc>
          <w:tcPr>
            <w:tcW w:w="2405" w:type="dxa"/>
          </w:tcPr>
          <w:p w14:paraId="3D778D55" w14:textId="70B4DD21" w:rsidR="007A12A2" w:rsidRPr="004460A6" w:rsidRDefault="008E4B87">
            <w:r w:rsidRPr="004460A6">
              <w:t>GitHub</w:t>
            </w:r>
          </w:p>
        </w:tc>
        <w:tc>
          <w:tcPr>
            <w:tcW w:w="1559" w:type="dxa"/>
          </w:tcPr>
          <w:p w14:paraId="2E75CD8C" w14:textId="61B36973" w:rsidR="007A12A2" w:rsidRPr="004460A6" w:rsidRDefault="00935CDB">
            <w:r w:rsidRPr="004460A6">
              <w:t>3.1</w:t>
            </w:r>
            <w:r w:rsidR="00634AD2" w:rsidRPr="004460A6">
              <w:t>5.2</w:t>
            </w:r>
          </w:p>
        </w:tc>
        <w:tc>
          <w:tcPr>
            <w:tcW w:w="4253" w:type="dxa"/>
          </w:tcPr>
          <w:p w14:paraId="785B3B43" w14:textId="77777777" w:rsidR="007A12A2" w:rsidRPr="004460A6" w:rsidRDefault="007A12A2"/>
        </w:tc>
      </w:tr>
    </w:tbl>
    <w:p w14:paraId="7F07E6C1" w14:textId="77777777" w:rsidR="007A12A2" w:rsidRPr="004460A6" w:rsidRDefault="007A12A2">
      <w:pPr>
        <w:rPr>
          <w:color w:val="D9D9D9" w:themeColor="background1" w:themeShade="D9"/>
        </w:rPr>
      </w:pPr>
    </w:p>
    <w:p w14:paraId="4E2C6123" w14:textId="77777777" w:rsidR="00D930BE" w:rsidRPr="004460A6" w:rsidRDefault="00D930BE">
      <w:pPr>
        <w:rPr>
          <w:color w:val="D9D9D9" w:themeColor="background1" w:themeShade="D9"/>
        </w:rPr>
      </w:pPr>
    </w:p>
    <w:p w14:paraId="330CF622" w14:textId="77777777" w:rsidR="00E15178" w:rsidRPr="004460A6" w:rsidRDefault="00236CAB">
      <w:pPr>
        <w:pStyle w:val="berschrift3"/>
        <w:spacing w:line="240" w:lineRule="auto"/>
      </w:pPr>
      <w:bookmarkStart w:id="24" w:name="_Toc2020768912"/>
      <w:r w:rsidRPr="004460A6">
        <w:t xml:space="preserve">5.5.2 </w:t>
      </w:r>
      <w:proofErr w:type="gramStart"/>
      <w:r w:rsidRPr="004460A6">
        <w:t>SW Komponenten</w:t>
      </w:r>
      <w:bookmarkEnd w:id="24"/>
      <w:proofErr w:type="gramEnd"/>
    </w:p>
    <w:p w14:paraId="399CE255" w14:textId="0C1B75BC" w:rsidR="00E15178" w:rsidRPr="004460A6" w:rsidRDefault="00D930BE">
      <w:pPr>
        <w:rPr>
          <w:color w:val="D9D9D9" w:themeColor="background1" w:themeShade="D9"/>
        </w:rPr>
      </w:pPr>
      <w:r w:rsidRPr="004460A6">
        <w:rPr>
          <w:color w:val="D9D9D9" w:themeColor="background1" w:themeShade="D9"/>
        </w:rPr>
        <w:t xml:space="preserve">Auflistung aller verwendeten </w:t>
      </w:r>
      <w:proofErr w:type="gramStart"/>
      <w:r w:rsidRPr="004460A6">
        <w:rPr>
          <w:color w:val="D9D9D9" w:themeColor="background1" w:themeShade="D9"/>
        </w:rPr>
        <w:t>SW Komponenten</w:t>
      </w:r>
      <w:proofErr w:type="gramEnd"/>
      <w:r w:rsidRPr="004460A6">
        <w:rPr>
          <w:color w:val="D9D9D9" w:themeColor="background1" w:themeShade="D9"/>
        </w:rPr>
        <w:t>,</w:t>
      </w:r>
      <w:r w:rsidR="00236CAB" w:rsidRPr="004460A6">
        <w:rPr>
          <w:color w:val="D9D9D9" w:themeColor="background1" w:themeShade="D9"/>
        </w:rPr>
        <w:t xml:space="preserve"> welche für den Betrieb der SW benötigt werden. z.B.: Java Version, Apache Webserver, </w:t>
      </w:r>
      <w:proofErr w:type="spellStart"/>
      <w:r w:rsidR="00236CAB" w:rsidRPr="004460A6">
        <w:rPr>
          <w:color w:val="D9D9D9" w:themeColor="background1" w:themeShade="D9"/>
        </w:rPr>
        <w:t>DotNet</w:t>
      </w:r>
      <w:proofErr w:type="spellEnd"/>
      <w:r w:rsidR="00236CAB" w:rsidRPr="004460A6">
        <w:rPr>
          <w:color w:val="D9D9D9" w:themeColor="background1" w:themeShade="D9"/>
        </w:rPr>
        <w:t xml:space="preserve"> Framework, SW Library XY</w:t>
      </w:r>
    </w:p>
    <w:p w14:paraId="0CA3FF66" w14:textId="3ECC7F7D" w:rsidR="00E15178" w:rsidRPr="004460A6" w:rsidRDefault="00236CAB">
      <w:pPr>
        <w:rPr>
          <w:color w:val="D9D9D9" w:themeColor="background1" w:themeShade="D9"/>
        </w:rPr>
      </w:pPr>
      <w:r w:rsidRPr="004460A6">
        <w:rPr>
          <w:color w:val="D9D9D9" w:themeColor="background1" w:themeShade="D9"/>
        </w:rPr>
        <w:t>inkl. Vers</w:t>
      </w:r>
      <w:r w:rsidR="00D930BE" w:rsidRPr="004460A6">
        <w:rPr>
          <w:color w:val="D9D9D9" w:themeColor="background1" w:themeShade="D9"/>
        </w:rPr>
        <w:t>ions</w:t>
      </w:r>
      <w:r w:rsidRPr="004460A6">
        <w:rPr>
          <w:color w:val="D9D9D9" w:themeColor="background1" w:themeShade="D9"/>
        </w:rPr>
        <w:t>nummer, Hersteller, Bezugsquelle (Downloadlink, ...) und SW-Lizenz (GPL, LGPL, Apache License, ...</w:t>
      </w:r>
    </w:p>
    <w:p w14:paraId="70DF9E56" w14:textId="77777777" w:rsidR="00E15178" w:rsidRPr="004460A6" w:rsidRDefault="00236CAB">
      <w:pPr>
        <w:rPr>
          <w:color w:val="D9D9D9" w:themeColor="background1" w:themeShade="D9"/>
        </w:rPr>
      </w:pPr>
      <w:r w:rsidRPr="004460A6">
        <w:rPr>
          <w:color w:val="D9D9D9" w:themeColor="background1" w:themeShade="D9"/>
        </w:rPr>
        <w:br w:type="page"/>
      </w: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5" w:name="_Toc1459545787"/>
      <w:r w:rsidRPr="004460A6">
        <w:t>Projektdurchführung</w:t>
      </w:r>
      <w:bookmarkEnd w:id="25"/>
    </w:p>
    <w:p w14:paraId="1458ABEE" w14:textId="77777777" w:rsidR="00E15178" w:rsidRPr="004460A6" w:rsidRDefault="00236CAB">
      <w:pPr>
        <w:pStyle w:val="berschrift2"/>
        <w:numPr>
          <w:ilvl w:val="1"/>
          <w:numId w:val="2"/>
        </w:numPr>
        <w:spacing w:line="240" w:lineRule="auto"/>
      </w:pPr>
      <w:bookmarkStart w:id="26" w:name="_Toc965912477"/>
      <w:r w:rsidRPr="004460A6">
        <w:t>Sprint 1</w:t>
      </w:r>
      <w:bookmarkEnd w:id="26"/>
    </w:p>
    <w:p w14:paraId="3E96ECD0" w14:textId="77777777" w:rsidR="00E15178" w:rsidRPr="004460A6" w:rsidRDefault="00236CAB">
      <w:pPr>
        <w:pStyle w:val="berschrift3"/>
        <w:numPr>
          <w:ilvl w:val="2"/>
          <w:numId w:val="2"/>
        </w:numPr>
        <w:spacing w:line="240" w:lineRule="auto"/>
      </w:pPr>
      <w:bookmarkStart w:id="27" w:name="_Toc1238068464"/>
      <w:r w:rsidRPr="004460A6">
        <w:t>Sprintplanung</w:t>
      </w:r>
      <w:bookmarkEnd w:id="27"/>
    </w:p>
    <w:p w14:paraId="188CDBF3" w14:textId="47319ADF" w:rsidR="00E15178" w:rsidRPr="004460A6" w:rsidRDefault="00236CAB">
      <w:pPr>
        <w:rPr>
          <w:color w:val="D9D9D9" w:themeColor="background1" w:themeShade="D9"/>
        </w:rPr>
      </w:pPr>
      <w:r w:rsidRPr="004460A6">
        <w:t>Dauer: &lt;</w:t>
      </w:r>
      <w:r w:rsidR="00435FCD" w:rsidRPr="004460A6">
        <w:t xml:space="preserve">29.01.2025 </w:t>
      </w:r>
      <w:r w:rsidR="00B562D9" w:rsidRPr="004460A6">
        <w:t>–</w:t>
      </w:r>
      <w:r w:rsidR="00435FCD" w:rsidRPr="004460A6">
        <w:t xml:space="preserve"> </w:t>
      </w:r>
      <w:r w:rsidR="00B562D9" w:rsidRPr="004460A6">
        <w:t>18.02.2925</w:t>
      </w:r>
      <w:r w:rsidRPr="004460A6">
        <w:t>&gt;</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Verbindung zum Mbot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Verbindung zum Mbot herstellen:</w:t>
      </w:r>
    </w:p>
    <w:p w14:paraId="71440767" w14:textId="64EA85C3" w:rsidR="00E30EE5" w:rsidRPr="004460A6" w:rsidRDefault="00E30EE5" w:rsidP="00E30EE5">
      <w:pPr>
        <w:pStyle w:val="Listenabsatz"/>
        <w:numPr>
          <w:ilvl w:val="1"/>
          <w:numId w:val="15"/>
        </w:numPr>
      </w:pPr>
      <w:r w:rsidRPr="004460A6">
        <w:t>Kommunikation mit dem Mbot über das Netzwerk</w:t>
      </w:r>
    </w:p>
    <w:p w14:paraId="645154AF" w14:textId="048AEF2F" w:rsidR="00E30EE5" w:rsidRPr="004460A6" w:rsidRDefault="00E30EE5" w:rsidP="00E30EE5">
      <w:pPr>
        <w:pStyle w:val="Listenabsatz"/>
        <w:numPr>
          <w:ilvl w:val="1"/>
          <w:numId w:val="15"/>
        </w:numPr>
      </w:pPr>
      <w:r w:rsidRPr="004460A6">
        <w:t>Unterstützung von Steuerbefehlen an den Mbot</w:t>
      </w:r>
    </w:p>
    <w:p w14:paraId="463F29E8" w14:textId="6C567F1E" w:rsidR="00E15178" w:rsidRPr="004460A6" w:rsidRDefault="00B064B3" w:rsidP="00442E0E">
      <w:pPr>
        <w:pStyle w:val="Listenabsatz"/>
        <w:numPr>
          <w:ilvl w:val="1"/>
          <w:numId w:val="15"/>
        </w:numPr>
      </w:pPr>
      <w:r w:rsidRPr="004460A6">
        <w:t>Antwort des Mbot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8" w:name="_Toc1608356264"/>
      <w:r w:rsidRPr="004460A6">
        <w:t>Sprint Demo</w:t>
      </w:r>
      <w:bookmarkEnd w:id="28"/>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9" w:name="_Toc1207657317"/>
      <w:r w:rsidRPr="004460A6">
        <w:lastRenderedPageBreak/>
        <w:t>Sprint Retrospektive</w:t>
      </w:r>
      <w:bookmarkEnd w:id="29"/>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30" w:name="_Toc56107529"/>
      <w:r w:rsidRPr="004460A6">
        <w:t>Sprint Zusammenfassung</w:t>
      </w:r>
      <w:bookmarkEnd w:id="30"/>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14"/>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lastRenderedPageBreak/>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15"/>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1" w:name="_Toc501505208"/>
      <w:r w:rsidRPr="004460A6">
        <w:t>Sprint 2</w:t>
      </w:r>
      <w:bookmarkEnd w:id="31"/>
    </w:p>
    <w:p w14:paraId="38D33BB9" w14:textId="77777777" w:rsidR="00E15178" w:rsidRDefault="00236CAB">
      <w:pPr>
        <w:pStyle w:val="berschrift3"/>
        <w:numPr>
          <w:ilvl w:val="2"/>
          <w:numId w:val="2"/>
        </w:numPr>
        <w:spacing w:line="240" w:lineRule="auto"/>
      </w:pPr>
      <w:bookmarkStart w:id="32" w:name="_Toc1492261807"/>
      <w:r w:rsidRPr="004460A6">
        <w:t>Sprintplanung</w:t>
      </w:r>
      <w:bookmarkEnd w:id="32"/>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3" w:name="_Toc577798987"/>
      <w:r w:rsidRPr="004460A6">
        <w:lastRenderedPageBreak/>
        <w:t>Sprint Demo</w:t>
      </w:r>
      <w:bookmarkEnd w:id="33"/>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4" w:name="_Toc194081203"/>
      <w:r w:rsidRPr="004460A6">
        <w:t>Sprint Retrospektive</w:t>
      </w:r>
      <w:bookmarkEnd w:id="34"/>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5" w:name="_Toc729203803"/>
      <w:r w:rsidRPr="004460A6">
        <w:t>Sprint Zusammenfassung</w:t>
      </w:r>
      <w:bookmarkEnd w:id="35"/>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lastRenderedPageBreak/>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proofErr w:type="spellStart"/>
      <w:r w:rsidRPr="003246CB">
        <w:rPr>
          <w:b/>
          <w:bCs/>
          <w:lang w:val="en-US"/>
        </w:rPr>
        <w:t>Anzahl</w:t>
      </w:r>
      <w:proofErr w:type="spellEnd"/>
      <w:r w:rsidRPr="003246CB">
        <w:rPr>
          <w:b/>
          <w:bCs/>
          <w:lang w:val="en-US"/>
        </w:rPr>
        <w:t xml:space="preserve">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t>Sprint Demo</w:t>
      </w:r>
    </w:p>
    <w:p w14:paraId="411CCCEF" w14:textId="10179966" w:rsidR="007C098A" w:rsidRDefault="007C098A" w:rsidP="007C098A">
      <w:r w:rsidRPr="007C098A">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19"/>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0"/>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Mbot,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Default="004D14A1" w:rsidP="004D14A1">
      <w:pPr>
        <w:pStyle w:val="Listenabsatz"/>
        <w:numPr>
          <w:ilvl w:val="1"/>
          <w:numId w:val="21"/>
        </w:numPr>
      </w:pPr>
      <w:r>
        <w:t>Verschiedene Ansätze wurden getestet, darunter:</w:t>
      </w:r>
    </w:p>
    <w:p w14:paraId="2C5407F6" w14:textId="77777777" w:rsidR="004D14A1" w:rsidRDefault="004D14A1" w:rsidP="004D14A1">
      <w:pPr>
        <w:pStyle w:val="Listenabsatz"/>
        <w:numPr>
          <w:ilvl w:val="2"/>
          <w:numId w:val="21"/>
        </w:numPr>
      </w:pPr>
      <w:r>
        <w:t>BFS (Breitensuche)</w:t>
      </w:r>
    </w:p>
    <w:p w14:paraId="6DD75866" w14:textId="77777777" w:rsidR="004D14A1" w:rsidRDefault="004D14A1" w:rsidP="004D14A1">
      <w:pPr>
        <w:pStyle w:val="Listenabsatz"/>
        <w:numPr>
          <w:ilvl w:val="2"/>
          <w:numId w:val="21"/>
        </w:numPr>
      </w:pPr>
      <w:r>
        <w:t>A* (A*-Algorithmus)</w:t>
      </w:r>
    </w:p>
    <w:p w14:paraId="04CFE5BC" w14:textId="77777777" w:rsidR="004D14A1" w:rsidRDefault="004D14A1" w:rsidP="004D14A1">
      <w:pPr>
        <w:pStyle w:val="Listenabsatz"/>
        <w:numPr>
          <w:ilvl w:val="2"/>
          <w:numId w:val="21"/>
        </w:numPr>
      </w:pPr>
      <w:r>
        <w:t>Neander Förmig (ein weniger strukturierter Ansatz)</w:t>
      </w:r>
    </w:p>
    <w:p w14:paraId="36AD20F5" w14:textId="77777777" w:rsidR="004D14A1" w:rsidRDefault="004D14A1" w:rsidP="004D14A1"/>
    <w:p w14:paraId="7476F225" w14:textId="38A7A724" w:rsidR="004D14A1" w:rsidRDefault="004D14A1" w:rsidP="004D14A1">
      <w:pPr>
        <w:pStyle w:val="Listenabsatz"/>
        <w:numPr>
          <w:ilvl w:val="0"/>
          <w:numId w:val="22"/>
        </w:numPr>
      </w:pPr>
      <w:r w:rsidRPr="00820082">
        <w:rPr>
          <w:b/>
          <w:bCs/>
        </w:rPr>
        <w:t>Lösungsansatz:</w:t>
      </w:r>
      <w:r>
        <w:t xml:space="preserve"> </w:t>
      </w:r>
      <w:r w:rsidRPr="004D14A1">
        <w:t>Alte Ansätze wurden verworfen, um auf einen neuen, von Herrn Aigner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0B1DF0DB" w14:textId="6F77044C" w:rsidR="00CA6409" w:rsidRPr="00CA6409" w:rsidRDefault="00CA6409" w:rsidP="00CA6409">
      <w:r>
        <w:t xml:space="preserve">Die generelle Arbeitsatmosphäre während dieses Sprints war entspannt, nur vereinzelte Komplikationen in der Kommunikation mit dem Frontend-Team waren präsent. Diese sollten durch einen verbesserten sprachlichen Austausch im nächsten Sprint behoben werden und </w:t>
      </w:r>
      <w:r w:rsidR="007C0E9F">
        <w:t>durch eine gezielte Isolation vereinzelter Arbeitsprozesse gewährt werden.</w:t>
      </w:r>
    </w:p>
    <w:p w14:paraId="4CB9F9CA" w14:textId="2F473BD1" w:rsidR="000C3C6F" w:rsidRDefault="000C3C6F" w:rsidP="000C3C6F">
      <w:pPr>
        <w:pStyle w:val="berschrift3"/>
        <w:numPr>
          <w:ilvl w:val="2"/>
          <w:numId w:val="2"/>
        </w:numPr>
        <w:spacing w:line="240" w:lineRule="auto"/>
      </w:pPr>
      <w:r>
        <w:t>Sprint Zusammenfassung</w:t>
      </w:r>
    </w:p>
    <w:p w14:paraId="52B4E5C0" w14:textId="70A2A627" w:rsidR="006C6B54" w:rsidRP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20EE6B22" w14:textId="77777777" w:rsidR="00E15178" w:rsidRPr="004460A6" w:rsidRDefault="00236CAB">
      <w:pPr>
        <w:pStyle w:val="berschrift2"/>
        <w:numPr>
          <w:ilvl w:val="1"/>
          <w:numId w:val="2"/>
        </w:numPr>
        <w:spacing w:line="240" w:lineRule="auto"/>
      </w:pPr>
      <w:bookmarkStart w:id="36" w:name="_Toc562254915"/>
      <w:r w:rsidRPr="004460A6">
        <w:lastRenderedPageBreak/>
        <w:t>Sprint n</w:t>
      </w:r>
      <w:bookmarkEnd w:id="36"/>
    </w:p>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7" w:name="_Toc1526420175"/>
      <w:r w:rsidRPr="004460A6">
        <w:t xml:space="preserve">Installation / Software </w:t>
      </w:r>
      <w:r w:rsidR="00CA6409">
        <w:t>D</w:t>
      </w:r>
      <w:r w:rsidRPr="004460A6">
        <w:t>eployment</w:t>
      </w:r>
      <w:bookmarkEnd w:id="37"/>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77777777" w:rsidR="00E15178" w:rsidRPr="004460A6" w:rsidRDefault="00236CAB">
      <w:pPr>
        <w:pStyle w:val="berschrift1"/>
        <w:numPr>
          <w:ilvl w:val="0"/>
          <w:numId w:val="2"/>
        </w:numPr>
        <w:spacing w:line="240" w:lineRule="auto"/>
      </w:pPr>
      <w:bookmarkStart w:id="38" w:name="_Toc1271613368"/>
      <w:proofErr w:type="spellStart"/>
      <w:r w:rsidRPr="004460A6">
        <w:t>Projektabschluß</w:t>
      </w:r>
      <w:bookmarkEnd w:id="38"/>
      <w:proofErr w:type="spellEnd"/>
    </w:p>
    <w:p w14:paraId="2B2C557D" w14:textId="77777777" w:rsidR="00E15178" w:rsidRPr="004460A6" w:rsidRDefault="00236CAB">
      <w:pPr>
        <w:pStyle w:val="berschrift2"/>
        <w:numPr>
          <w:ilvl w:val="1"/>
          <w:numId w:val="2"/>
        </w:numPr>
        <w:spacing w:line="240" w:lineRule="auto"/>
      </w:pPr>
      <w:bookmarkStart w:id="39" w:name="_Toc1743416473"/>
      <w:r w:rsidRPr="004460A6">
        <w:t>Projektzusammenfassung</w:t>
      </w:r>
      <w:bookmarkEnd w:id="39"/>
    </w:p>
    <w:p w14:paraId="6CE890DB" w14:textId="77777777" w:rsidR="00E15178" w:rsidRPr="004460A6" w:rsidRDefault="00236CAB">
      <w:pPr>
        <w:rPr>
          <w:color w:val="D9D9D9" w:themeColor="background1" w:themeShade="D9"/>
        </w:rPr>
      </w:pPr>
      <w:r w:rsidRPr="004460A6">
        <w:rPr>
          <w:color w:val="D9D9D9" w:themeColor="background1" w:themeShade="D9"/>
        </w:rPr>
        <w:t>Zusammenfassung der Projektdurchführung. Was lief gut/schlecht. Welche Erkenntnisse wurden während der Durchführung des Projektes gewonnen. Was würde man, nun anders machen bzw. wieder gleich machen?</w:t>
      </w:r>
    </w:p>
    <w:p w14:paraId="7151C69F" w14:textId="77777777" w:rsidR="00E15178" w:rsidRPr="004460A6" w:rsidRDefault="00236CAB">
      <w:pPr>
        <w:pStyle w:val="berschrift2"/>
        <w:numPr>
          <w:ilvl w:val="1"/>
          <w:numId w:val="2"/>
        </w:numPr>
        <w:spacing w:line="240" w:lineRule="auto"/>
      </w:pPr>
      <w:bookmarkStart w:id="40" w:name="_Toc1717973310"/>
      <w:r w:rsidRPr="004460A6">
        <w:t>Attachments</w:t>
      </w:r>
      <w:bookmarkEnd w:id="40"/>
    </w:p>
    <w:p w14:paraId="1909486F" w14:textId="77777777" w:rsidR="00E15178" w:rsidRPr="004460A6" w:rsidRDefault="00236CAB">
      <w:pPr>
        <w:rPr>
          <w:color w:val="D9D9D9" w:themeColor="background1" w:themeShade="D9"/>
        </w:rPr>
      </w:pPr>
      <w:r w:rsidRPr="004460A6">
        <w:rPr>
          <w:color w:val="D9D9D9" w:themeColor="background1" w:themeShade="D9"/>
        </w:rPr>
        <w:t>Tabellarische Auflistung der Projektdateien.</w:t>
      </w:r>
    </w:p>
    <w:p w14:paraId="33F1F913" w14:textId="77777777" w:rsidR="00E15178" w:rsidRPr="004460A6" w:rsidRDefault="00236CAB">
      <w:pPr>
        <w:rPr>
          <w:color w:val="D9D9D9" w:themeColor="background1" w:themeShade="D9"/>
        </w:rPr>
      </w:pPr>
      <w:r w:rsidRPr="004460A6">
        <w:rPr>
          <w:color w:val="D9D9D9" w:themeColor="background1" w:themeShade="D9"/>
        </w:rPr>
        <w:t>z.B.: ZIP-File mit dem Quellcode, Projektpräsentationen, ...</w:t>
      </w:r>
    </w:p>
    <w:p w14:paraId="66204FF1" w14:textId="77777777" w:rsidR="00E15178" w:rsidRPr="004460A6" w:rsidRDefault="00E15178"/>
    <w:p w14:paraId="2DBF0D7D" w14:textId="5DDB1438" w:rsidR="00E15178" w:rsidRDefault="00E15178" w:rsidP="04110975">
      <w:pPr>
        <w:pStyle w:val="berschrift2"/>
      </w:pPr>
    </w:p>
    <w:sectPr w:rsidR="00E15178">
      <w:headerReference w:type="default" r:id="rId21"/>
      <w:footerReference w:type="even"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B03C4" w14:textId="77777777" w:rsidR="00574C56" w:rsidRPr="004460A6" w:rsidRDefault="00574C56">
      <w:r w:rsidRPr="004460A6">
        <w:separator/>
      </w:r>
    </w:p>
  </w:endnote>
  <w:endnote w:type="continuationSeparator" w:id="0">
    <w:p w14:paraId="6BBE2B5C" w14:textId="77777777" w:rsidR="00574C56" w:rsidRPr="004460A6" w:rsidRDefault="00574C56">
      <w:r w:rsidRPr="004460A6">
        <w:continuationSeparator/>
      </w:r>
    </w:p>
  </w:endnote>
  <w:endnote w:type="continuationNotice" w:id="1">
    <w:p w14:paraId="7EADEBEC" w14:textId="77777777" w:rsidR="00574C56" w:rsidRPr="004460A6" w:rsidRDefault="00574C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0D623DA5" w:rsidR="00E15178" w:rsidRPr="004460A6" w:rsidRDefault="00236CAB">
    <w:pPr>
      <w:pStyle w:val="Fuzeile"/>
      <w:ind w:right="360"/>
    </w:pPr>
    <w:ins w:id="41" w:author="Hechenberger Tim" w:date="2025-02-06T09:55:00Z" w16du:dateUtc="2025-02-06T08:55:00Z">
      <w:r w:rsidRPr="004460A6">
        <w:t>&lt;</w:t>
      </w:r>
      <w:r w:rsidR="001015EC" w:rsidRPr="004460A6">
        <w:t>SYP4MBOT</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r w:rsidR="00434A1C" w:rsidRPr="004460A6">
        <w:fldChar w:fldCharType="begin"/>
      </w:r>
    </w:ins>
    <w:r w:rsidR="00434A1C" w:rsidRPr="004460A6">
      <w:instrText>SECTIONPAGES  \* MERGEFORMAT</w:instrText>
    </w:r>
    <w:ins w:id="42" w:author="Hechenberger Tim" w:date="2025-02-06T09:55:00Z" w16du:dateUtc="2025-02-06T08:55:00Z">
      <w:r w:rsidR="00434A1C" w:rsidRPr="004460A6">
        <w:fldChar w:fldCharType="separate"/>
      </w:r>
    </w:ins>
    <w:r w:rsidR="00820082">
      <w:rPr>
        <w:noProof/>
      </w:rPr>
      <w:t>16</w:t>
    </w:r>
    <w:ins w:id="43" w:author="Hechenberger Tim" w:date="2025-02-06T09:55:00Z" w16du:dateUtc="2025-02-06T08:55:00Z">
      <w:r w:rsidR="00434A1C" w:rsidRPr="004460A6">
        <w:fldChar w:fldCharType="end"/>
      </w:r>
    </w:ins>
    <w:r w:rsidRPr="004460A6">
      <w:t>&lt;</w:t>
    </w:r>
    <w:r w:rsidR="003A39A7" w:rsidRPr="004460A6">
      <w:t>SYP4</w:t>
    </w:r>
    <w:r w:rsidR="00834AB4" w:rsidRPr="004460A6">
      <w:t>_</w:t>
    </w:r>
    <w:r w:rsidR="00766FAF" w:rsidRPr="004460A6">
      <w:t>MBOT</w:t>
    </w:r>
    <w:r w:rsidR="00834AB4" w:rsidRPr="004460A6">
      <w:t>_G1</w:t>
    </w:r>
    <w:r w:rsidR="00766FAF" w:rsidRPr="004460A6">
      <w:t xml:space="preserve"> </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fldSimple w:instr=" SECTIONPAGES  \* MERGEFORMAT ">
      <w:r w:rsidR="00820082">
        <w:rPr>
          <w:noProof/>
        </w:rPr>
        <w:t>16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A6422E" w14:textId="77777777" w:rsidR="00574C56" w:rsidRPr="004460A6" w:rsidRDefault="00574C56">
      <w:r w:rsidRPr="004460A6">
        <w:separator/>
      </w:r>
    </w:p>
  </w:footnote>
  <w:footnote w:type="continuationSeparator" w:id="0">
    <w:p w14:paraId="1EE7F253" w14:textId="77777777" w:rsidR="00574C56" w:rsidRPr="004460A6" w:rsidRDefault="00574C56">
      <w:r w:rsidRPr="004460A6">
        <w:continuationSeparator/>
      </w:r>
    </w:p>
  </w:footnote>
  <w:footnote w:type="continuationNotice" w:id="1">
    <w:p w14:paraId="419284E1" w14:textId="77777777" w:rsidR="00574C56" w:rsidRPr="004460A6" w:rsidRDefault="00574C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FC20E7CC"/>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5"/>
  </w:num>
  <w:num w:numId="2" w16cid:durableId="144787698">
    <w:abstractNumId w:val="0"/>
  </w:num>
  <w:num w:numId="3" w16cid:durableId="697701062">
    <w:abstractNumId w:val="21"/>
  </w:num>
  <w:num w:numId="4" w16cid:durableId="698628432">
    <w:abstractNumId w:val="20"/>
  </w:num>
  <w:num w:numId="5" w16cid:durableId="128600119">
    <w:abstractNumId w:val="5"/>
  </w:num>
  <w:num w:numId="6" w16cid:durableId="325716937">
    <w:abstractNumId w:val="15"/>
  </w:num>
  <w:num w:numId="7" w16cid:durableId="249193122">
    <w:abstractNumId w:val="7"/>
  </w:num>
  <w:num w:numId="8" w16cid:durableId="918751755">
    <w:abstractNumId w:val="2"/>
  </w:num>
  <w:num w:numId="9" w16cid:durableId="1941184790">
    <w:abstractNumId w:val="22"/>
  </w:num>
  <w:num w:numId="10" w16cid:durableId="236483508">
    <w:abstractNumId w:val="3"/>
  </w:num>
  <w:num w:numId="11" w16cid:durableId="662700317">
    <w:abstractNumId w:val="19"/>
  </w:num>
  <w:num w:numId="12" w16cid:durableId="60754877">
    <w:abstractNumId w:val="24"/>
  </w:num>
  <w:num w:numId="13" w16cid:durableId="1183471933">
    <w:abstractNumId w:val="10"/>
  </w:num>
  <w:num w:numId="14" w16cid:durableId="1495144454">
    <w:abstractNumId w:val="1"/>
  </w:num>
  <w:num w:numId="15" w16cid:durableId="939869766">
    <w:abstractNumId w:val="6"/>
  </w:num>
  <w:num w:numId="16" w16cid:durableId="319503215">
    <w:abstractNumId w:val="13"/>
  </w:num>
  <w:num w:numId="17" w16cid:durableId="1861162884">
    <w:abstractNumId w:val="14"/>
  </w:num>
  <w:num w:numId="18" w16cid:durableId="308822201">
    <w:abstractNumId w:val="8"/>
  </w:num>
  <w:num w:numId="19" w16cid:durableId="1083601572">
    <w:abstractNumId w:val="11"/>
  </w:num>
  <w:num w:numId="20" w16cid:durableId="2040859424">
    <w:abstractNumId w:val="23"/>
  </w:num>
  <w:num w:numId="21" w16cid:durableId="1144350599">
    <w:abstractNumId w:val="18"/>
  </w:num>
  <w:num w:numId="22" w16cid:durableId="1232814998">
    <w:abstractNumId w:val="4"/>
  </w:num>
  <w:num w:numId="23" w16cid:durableId="732972789">
    <w:abstractNumId w:val="16"/>
  </w:num>
  <w:num w:numId="24" w16cid:durableId="296880550">
    <w:abstractNumId w:val="17"/>
  </w:num>
  <w:num w:numId="25" w16cid:durableId="1445346282">
    <w:abstractNumId w:val="9"/>
  </w:num>
  <w:num w:numId="26" w16cid:durableId="154914532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chenberger Tim">
    <w15:presenceInfo w15:providerId="AD" w15:userId="S::tim.hechenberger@htl-saalfelden.at::093c6863-ec22-468a-9ff4-dc91df2ed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1325F"/>
    <w:rsid w:val="00013B2F"/>
    <w:rsid w:val="00025B71"/>
    <w:rsid w:val="00037EE1"/>
    <w:rsid w:val="00052E37"/>
    <w:rsid w:val="00064A74"/>
    <w:rsid w:val="00065F04"/>
    <w:rsid w:val="000672A8"/>
    <w:rsid w:val="00071270"/>
    <w:rsid w:val="00077216"/>
    <w:rsid w:val="00080C31"/>
    <w:rsid w:val="00086EA4"/>
    <w:rsid w:val="00090696"/>
    <w:rsid w:val="00091EA5"/>
    <w:rsid w:val="0009393E"/>
    <w:rsid w:val="000973F4"/>
    <w:rsid w:val="000B0C4D"/>
    <w:rsid w:val="000B5FC9"/>
    <w:rsid w:val="000C031E"/>
    <w:rsid w:val="000C3C6F"/>
    <w:rsid w:val="000C4221"/>
    <w:rsid w:val="000C5A51"/>
    <w:rsid w:val="000D317C"/>
    <w:rsid w:val="000D6A65"/>
    <w:rsid w:val="000E094E"/>
    <w:rsid w:val="000E4C4A"/>
    <w:rsid w:val="000F03CB"/>
    <w:rsid w:val="000F2A0A"/>
    <w:rsid w:val="001015EC"/>
    <w:rsid w:val="00101D0B"/>
    <w:rsid w:val="00112366"/>
    <w:rsid w:val="0012127F"/>
    <w:rsid w:val="00123B25"/>
    <w:rsid w:val="0012786D"/>
    <w:rsid w:val="00150268"/>
    <w:rsid w:val="00153331"/>
    <w:rsid w:val="0015548C"/>
    <w:rsid w:val="00165173"/>
    <w:rsid w:val="001A0E7A"/>
    <w:rsid w:val="001A575A"/>
    <w:rsid w:val="001A70A1"/>
    <w:rsid w:val="001B4D8B"/>
    <w:rsid w:val="001C2308"/>
    <w:rsid w:val="001D0649"/>
    <w:rsid w:val="001D2ED3"/>
    <w:rsid w:val="001E09EF"/>
    <w:rsid w:val="001E12D5"/>
    <w:rsid w:val="00203627"/>
    <w:rsid w:val="002114C8"/>
    <w:rsid w:val="0022009F"/>
    <w:rsid w:val="002319A4"/>
    <w:rsid w:val="0023284F"/>
    <w:rsid w:val="002356F6"/>
    <w:rsid w:val="00236CAB"/>
    <w:rsid w:val="00240226"/>
    <w:rsid w:val="002515C8"/>
    <w:rsid w:val="00252204"/>
    <w:rsid w:val="00264858"/>
    <w:rsid w:val="002674CC"/>
    <w:rsid w:val="00280C69"/>
    <w:rsid w:val="002A04C9"/>
    <w:rsid w:val="002A2DE0"/>
    <w:rsid w:val="002A34AD"/>
    <w:rsid w:val="002B4B92"/>
    <w:rsid w:val="002F565C"/>
    <w:rsid w:val="002F72EA"/>
    <w:rsid w:val="003028F0"/>
    <w:rsid w:val="003074E6"/>
    <w:rsid w:val="003203A0"/>
    <w:rsid w:val="003246CB"/>
    <w:rsid w:val="00325188"/>
    <w:rsid w:val="003334B3"/>
    <w:rsid w:val="00333682"/>
    <w:rsid w:val="003350D2"/>
    <w:rsid w:val="00342B5F"/>
    <w:rsid w:val="003508B8"/>
    <w:rsid w:val="0035148E"/>
    <w:rsid w:val="00356033"/>
    <w:rsid w:val="00357508"/>
    <w:rsid w:val="0037101E"/>
    <w:rsid w:val="003717A0"/>
    <w:rsid w:val="003801AF"/>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88B"/>
    <w:rsid w:val="004B1FD1"/>
    <w:rsid w:val="004D14A1"/>
    <w:rsid w:val="004D5E1E"/>
    <w:rsid w:val="004E1DA7"/>
    <w:rsid w:val="004E1F7E"/>
    <w:rsid w:val="004E5408"/>
    <w:rsid w:val="004F7609"/>
    <w:rsid w:val="00505530"/>
    <w:rsid w:val="005221AC"/>
    <w:rsid w:val="00530E48"/>
    <w:rsid w:val="005359EF"/>
    <w:rsid w:val="00544F43"/>
    <w:rsid w:val="00547F43"/>
    <w:rsid w:val="00552D35"/>
    <w:rsid w:val="005548CF"/>
    <w:rsid w:val="00574C56"/>
    <w:rsid w:val="00575153"/>
    <w:rsid w:val="005816FF"/>
    <w:rsid w:val="00584459"/>
    <w:rsid w:val="00593AF4"/>
    <w:rsid w:val="005A7B2C"/>
    <w:rsid w:val="005B21CC"/>
    <w:rsid w:val="005B6D2C"/>
    <w:rsid w:val="005C3800"/>
    <w:rsid w:val="005C3DA8"/>
    <w:rsid w:val="005D7947"/>
    <w:rsid w:val="005E1A5C"/>
    <w:rsid w:val="005E4AFF"/>
    <w:rsid w:val="005E5A8B"/>
    <w:rsid w:val="005F60D8"/>
    <w:rsid w:val="006151DA"/>
    <w:rsid w:val="006214C8"/>
    <w:rsid w:val="00622690"/>
    <w:rsid w:val="00633781"/>
    <w:rsid w:val="00634257"/>
    <w:rsid w:val="00634AD2"/>
    <w:rsid w:val="006578B0"/>
    <w:rsid w:val="00664179"/>
    <w:rsid w:val="006765E1"/>
    <w:rsid w:val="006B3BC1"/>
    <w:rsid w:val="006C3A5E"/>
    <w:rsid w:val="006C6278"/>
    <w:rsid w:val="006C6B54"/>
    <w:rsid w:val="006D3253"/>
    <w:rsid w:val="006D592A"/>
    <w:rsid w:val="006E407E"/>
    <w:rsid w:val="006F36DA"/>
    <w:rsid w:val="0070591E"/>
    <w:rsid w:val="00716C18"/>
    <w:rsid w:val="00723AAA"/>
    <w:rsid w:val="00725DB0"/>
    <w:rsid w:val="00730AFA"/>
    <w:rsid w:val="00730D86"/>
    <w:rsid w:val="0074290B"/>
    <w:rsid w:val="0074505C"/>
    <w:rsid w:val="00751C2B"/>
    <w:rsid w:val="007656B3"/>
    <w:rsid w:val="00766FAF"/>
    <w:rsid w:val="007745A1"/>
    <w:rsid w:val="00776BC4"/>
    <w:rsid w:val="00791335"/>
    <w:rsid w:val="00791B17"/>
    <w:rsid w:val="00794D01"/>
    <w:rsid w:val="007A12A2"/>
    <w:rsid w:val="007A2CDD"/>
    <w:rsid w:val="007B7311"/>
    <w:rsid w:val="007B7FF0"/>
    <w:rsid w:val="007C098A"/>
    <w:rsid w:val="007C0E9F"/>
    <w:rsid w:val="007C79A3"/>
    <w:rsid w:val="007F0F8E"/>
    <w:rsid w:val="00820082"/>
    <w:rsid w:val="00834AB4"/>
    <w:rsid w:val="00842BF9"/>
    <w:rsid w:val="00843423"/>
    <w:rsid w:val="00843EF5"/>
    <w:rsid w:val="00851761"/>
    <w:rsid w:val="008664EC"/>
    <w:rsid w:val="0087378E"/>
    <w:rsid w:val="00894EC5"/>
    <w:rsid w:val="008A313C"/>
    <w:rsid w:val="008A75E0"/>
    <w:rsid w:val="008A7EF9"/>
    <w:rsid w:val="008A7F98"/>
    <w:rsid w:val="008C026B"/>
    <w:rsid w:val="008C76FB"/>
    <w:rsid w:val="008D2CB1"/>
    <w:rsid w:val="008D5AB7"/>
    <w:rsid w:val="008D670D"/>
    <w:rsid w:val="008E4B87"/>
    <w:rsid w:val="00901678"/>
    <w:rsid w:val="00906A86"/>
    <w:rsid w:val="00907FF6"/>
    <w:rsid w:val="00916209"/>
    <w:rsid w:val="00921E90"/>
    <w:rsid w:val="009238C2"/>
    <w:rsid w:val="00931CBC"/>
    <w:rsid w:val="00935CDB"/>
    <w:rsid w:val="0094053C"/>
    <w:rsid w:val="009567D7"/>
    <w:rsid w:val="00966186"/>
    <w:rsid w:val="00966B61"/>
    <w:rsid w:val="00975EA9"/>
    <w:rsid w:val="00997567"/>
    <w:rsid w:val="009A5D9A"/>
    <w:rsid w:val="009B0660"/>
    <w:rsid w:val="009B2D4B"/>
    <w:rsid w:val="009B7C85"/>
    <w:rsid w:val="009C5EBA"/>
    <w:rsid w:val="009E1AFC"/>
    <w:rsid w:val="009E5637"/>
    <w:rsid w:val="00A02515"/>
    <w:rsid w:val="00A073BF"/>
    <w:rsid w:val="00A240FB"/>
    <w:rsid w:val="00A2629F"/>
    <w:rsid w:val="00A27808"/>
    <w:rsid w:val="00A34431"/>
    <w:rsid w:val="00A45C1A"/>
    <w:rsid w:val="00A51801"/>
    <w:rsid w:val="00A51B15"/>
    <w:rsid w:val="00A52ED5"/>
    <w:rsid w:val="00A64857"/>
    <w:rsid w:val="00A7302A"/>
    <w:rsid w:val="00A7581D"/>
    <w:rsid w:val="00A90EA7"/>
    <w:rsid w:val="00A91910"/>
    <w:rsid w:val="00A92569"/>
    <w:rsid w:val="00AA45FF"/>
    <w:rsid w:val="00AB4FC5"/>
    <w:rsid w:val="00AB4FC8"/>
    <w:rsid w:val="00AE1DE8"/>
    <w:rsid w:val="00AF4DE5"/>
    <w:rsid w:val="00B064B3"/>
    <w:rsid w:val="00B0653E"/>
    <w:rsid w:val="00B065B5"/>
    <w:rsid w:val="00B06BB9"/>
    <w:rsid w:val="00B1041A"/>
    <w:rsid w:val="00B13A24"/>
    <w:rsid w:val="00B34FAB"/>
    <w:rsid w:val="00B35385"/>
    <w:rsid w:val="00B40281"/>
    <w:rsid w:val="00B520AE"/>
    <w:rsid w:val="00B562D9"/>
    <w:rsid w:val="00B566ED"/>
    <w:rsid w:val="00B5684D"/>
    <w:rsid w:val="00B575A8"/>
    <w:rsid w:val="00B57814"/>
    <w:rsid w:val="00B62969"/>
    <w:rsid w:val="00B70E17"/>
    <w:rsid w:val="00B72111"/>
    <w:rsid w:val="00B8262E"/>
    <w:rsid w:val="00B83543"/>
    <w:rsid w:val="00B91C7C"/>
    <w:rsid w:val="00B9507B"/>
    <w:rsid w:val="00BB1A33"/>
    <w:rsid w:val="00BB70C3"/>
    <w:rsid w:val="00BC0D88"/>
    <w:rsid w:val="00BD593E"/>
    <w:rsid w:val="00BE509E"/>
    <w:rsid w:val="00BE5C6B"/>
    <w:rsid w:val="00BF638D"/>
    <w:rsid w:val="00C00F1E"/>
    <w:rsid w:val="00C0221A"/>
    <w:rsid w:val="00C136FC"/>
    <w:rsid w:val="00C34CE2"/>
    <w:rsid w:val="00C470CD"/>
    <w:rsid w:val="00C47A62"/>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5A49"/>
    <w:rsid w:val="00D12764"/>
    <w:rsid w:val="00D26523"/>
    <w:rsid w:val="00D277E2"/>
    <w:rsid w:val="00D305F3"/>
    <w:rsid w:val="00D41D47"/>
    <w:rsid w:val="00D543E4"/>
    <w:rsid w:val="00D5559E"/>
    <w:rsid w:val="00D61DB4"/>
    <w:rsid w:val="00D62F58"/>
    <w:rsid w:val="00D63176"/>
    <w:rsid w:val="00D6458F"/>
    <w:rsid w:val="00D80022"/>
    <w:rsid w:val="00D833AE"/>
    <w:rsid w:val="00D930BE"/>
    <w:rsid w:val="00DB61B4"/>
    <w:rsid w:val="00DC4411"/>
    <w:rsid w:val="00DD4DAB"/>
    <w:rsid w:val="00DE18FF"/>
    <w:rsid w:val="00DF6D02"/>
    <w:rsid w:val="00E13D16"/>
    <w:rsid w:val="00E14BC9"/>
    <w:rsid w:val="00E15178"/>
    <w:rsid w:val="00E15D87"/>
    <w:rsid w:val="00E15E95"/>
    <w:rsid w:val="00E30E94"/>
    <w:rsid w:val="00E30EE5"/>
    <w:rsid w:val="00E31BCB"/>
    <w:rsid w:val="00E3275F"/>
    <w:rsid w:val="00E67E70"/>
    <w:rsid w:val="00E70797"/>
    <w:rsid w:val="00E82283"/>
    <w:rsid w:val="00EA3B72"/>
    <w:rsid w:val="00EA635D"/>
    <w:rsid w:val="00EB53DF"/>
    <w:rsid w:val="00EC7E1F"/>
    <w:rsid w:val="00ED53FB"/>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184C"/>
    <w:rsid w:val="00FD5789"/>
    <w:rsid w:val="00FE1DD7"/>
    <w:rsid w:val="00FE288D"/>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C6B54"/>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2408</Words>
  <Characters>15174</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Hechenberger Tim</cp:lastModifiedBy>
  <cp:revision>223</cp:revision>
  <cp:lastPrinted>2019-09-20T04:08:00Z</cp:lastPrinted>
  <dcterms:created xsi:type="dcterms:W3CDTF">2025-02-06T17:50:00Z</dcterms:created>
  <dcterms:modified xsi:type="dcterms:W3CDTF">2025-04-09T07:59:00Z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